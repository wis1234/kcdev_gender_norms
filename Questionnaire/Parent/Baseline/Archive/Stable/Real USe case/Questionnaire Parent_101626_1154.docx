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0izi4kytiu9" w:id="0"/>
      <w:bookmarkEnd w:id="0"/>
      <w:r w:rsidDel="00000000" w:rsidR="00000000" w:rsidRPr="00000000">
        <w:rPr>
          <w:rFonts w:ascii="Times New Roman" w:cs="Times New Roman" w:eastAsia="Times New Roman" w:hAnsi="Times New Roman"/>
          <w:b w:val="1"/>
          <w:bCs w:val="1"/>
          <w:sz w:val="24"/>
          <w:szCs w:val="24"/>
          <w:rtl w:val="0"/>
        </w:rPr>
        <w:t xml:space="preserve">Normes de genre, travaux domestiques, éducation scolaire et aspirations des filles au Bénin</w:t>
      </w:r>
    </w:p>
    <w:p w:rsidR="00000000" w:rsidDel="00000000" w:rsidP="00000000" w:rsidRDefault="00000000" w:rsidRPr="00000000" w14:paraId="00000002">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central du projet</w:t>
      </w:r>
    </w:p>
    <w:p w:rsidR="00000000" w:rsidDel="00000000" w:rsidP="00000000" w:rsidRDefault="00000000" w:rsidRPr="00000000" w14:paraId="00000003">
      <w:pPr>
        <w:shd w:fill="d5dce4"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teste si les familles peuvent mieux protéger le temps d'étude, le repos et la performance scolaire des filles lorsque les coûts scolaires des travaux domestiques deviennent visibles, puis lorsque les parents reçoivent aussi des outils concrets pour réorganiser les routines domestiques sans augmenter la charge totale des enfants.</w:t>
      </w:r>
    </w:p>
    <w:p w:rsidR="00000000" w:rsidDel="00000000" w:rsidP="00000000" w:rsidRDefault="00000000" w:rsidRPr="00000000" w14:paraId="00000004">
      <w:pPr>
        <w:spacing w:after="20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Enquête de Baseline : Questionnaire Parent</w:t>
      </w:r>
    </w:p>
    <w:p w:rsidR="00000000" w:rsidDel="00000000" w:rsidP="00000000" w:rsidRDefault="00000000" w:rsidRPr="00000000" w14:paraId="00000005">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Mention de la loi statistique : Les renseignements individuels contenus dans ce questionnaire sont confidentiels. Ils sont couverts par le secret statistique. Les résultats seront publiés sous forme anonyme conformément à l'article 25 de la loi n°99-014 du 12 avril 2000 portant organisation et fonctionnement du Conseil National de la Statistique.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Enquêteur</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chef d'équipe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du superviseur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0 : COUVERTURE ET IDENTIFICATION</w:t>
      </w:r>
    </w:p>
    <w:p w:rsidR="00000000" w:rsidDel="00000000" w:rsidP="00000000" w:rsidRDefault="00000000" w:rsidRPr="00000000" w14:paraId="0000000E">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Cette section du questionnaire renseigne sur l'identification géographique (département, commune, arrondissement, village/quartier) du ménage enquêté, le nom de l'école de la fille principale ainsi que les coordonnées GPS du point d'entretien. Elle permet ensuite d'identifier le répondant, son lien de parenté avec la fille principale, et de vérifier les critères qui permettent de continuer l'entretien.</w:t>
      </w:r>
    </w:p>
    <w:p w:rsidR="00000000" w:rsidDel="00000000" w:rsidP="00000000" w:rsidRDefault="00000000" w:rsidRPr="00000000" w14:paraId="0000000F">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0">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1">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2">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3">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5">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0.1- Couverture</w:t>
      </w:r>
    </w:p>
    <w:tbl>
      <w:tblPr>
        <w:tblStyle w:val="Table2"/>
        <w:tblW w:w="81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240"/>
        <w:gridCol w:w="1665"/>
        <w:tblGridChange w:id="0">
          <w:tblGrid>
            <w:gridCol w:w="3225"/>
            <w:gridCol w:w="3240"/>
            <w:gridCol w:w="1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du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précharger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Format : MM/DD/YYYY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Département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Atlantique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Zou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w:t>
            </w:r>
          </w:p>
        </w:tc>
      </w:tr>
      <w:tr>
        <w:trPr>
          <w:cantSplit w:val="0"/>
          <w:trHeight w:val="6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Abomey-Calavi</w:t>
            </w:r>
          </w:p>
          <w:p w:rsidR="00000000" w:rsidDel="00000000" w:rsidP="00000000" w:rsidRDefault="00000000" w:rsidRPr="00000000" w14:paraId="0000002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Allada</w:t>
            </w:r>
          </w:p>
          <w:p w:rsidR="00000000" w:rsidDel="00000000" w:rsidP="00000000" w:rsidRDefault="00000000" w:rsidRPr="00000000" w14:paraId="0000002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Kpomassè</w:t>
            </w:r>
          </w:p>
          <w:p w:rsidR="00000000" w:rsidDel="00000000" w:rsidP="00000000" w:rsidRDefault="00000000" w:rsidRPr="00000000" w14:paraId="0000002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Ouidah</w:t>
            </w:r>
          </w:p>
          <w:p w:rsidR="00000000" w:rsidDel="00000000" w:rsidP="00000000" w:rsidRDefault="00000000" w:rsidRPr="00000000" w14:paraId="000000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So-Ava</w:t>
            </w:r>
          </w:p>
          <w:p w:rsidR="00000000" w:rsidDel="00000000" w:rsidP="00000000" w:rsidRDefault="00000000" w:rsidRPr="00000000" w14:paraId="0000002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Toffo</w:t>
            </w:r>
          </w:p>
          <w:p w:rsidR="00000000" w:rsidDel="00000000" w:rsidP="00000000" w:rsidRDefault="00000000" w:rsidRPr="00000000" w14:paraId="0000002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Tori-Bossito</w:t>
            </w:r>
          </w:p>
          <w:p w:rsidR="00000000" w:rsidDel="00000000" w:rsidP="00000000" w:rsidRDefault="00000000" w:rsidRPr="00000000" w14:paraId="0000002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Zè</w:t>
            </w:r>
          </w:p>
          <w:p w:rsidR="00000000" w:rsidDel="00000000" w:rsidP="00000000" w:rsidRDefault="00000000" w:rsidRPr="00000000" w14:paraId="0000002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Abomey</w:t>
            </w:r>
          </w:p>
          <w:p w:rsidR="00000000" w:rsidDel="00000000" w:rsidP="00000000" w:rsidRDefault="00000000" w:rsidRPr="00000000" w14:paraId="000000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Agbangnizoun</w:t>
            </w:r>
          </w:p>
          <w:p w:rsidR="00000000" w:rsidDel="00000000" w:rsidP="00000000" w:rsidRDefault="00000000" w:rsidRPr="00000000" w14:paraId="000000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Bohicon</w:t>
            </w:r>
          </w:p>
          <w:p w:rsidR="00000000" w:rsidDel="00000000" w:rsidP="00000000" w:rsidRDefault="00000000" w:rsidRPr="00000000" w14:paraId="0000002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Covè</w:t>
            </w:r>
          </w:p>
          <w:p w:rsidR="00000000" w:rsidDel="00000000" w:rsidP="00000000" w:rsidRDefault="00000000" w:rsidRPr="00000000" w14:paraId="0000003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Djidja</w:t>
            </w:r>
          </w:p>
          <w:p w:rsidR="00000000" w:rsidDel="00000000" w:rsidP="00000000" w:rsidRDefault="00000000" w:rsidRPr="00000000" w14:paraId="0000003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Ouinhi</w:t>
            </w:r>
          </w:p>
          <w:p w:rsidR="00000000" w:rsidDel="00000000" w:rsidP="00000000" w:rsidRDefault="00000000" w:rsidRPr="00000000" w14:paraId="0000003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Za-Kpota</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Zagnanado</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17. Zogbodomey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Arrondissement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de milieu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1.Peri-urbain</w:t>
            </w:r>
          </w:p>
          <w:p w:rsidR="00000000" w:rsidDel="00000000" w:rsidP="00000000" w:rsidRDefault="00000000" w:rsidRPr="00000000" w14:paraId="0000003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 / quartier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de l'école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Traitement principal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Contrôle</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Traitement Saillance</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Traitement Implémentation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Traitement imbriqué</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 applicable</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1.Père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2.Mère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Coordonnées GPS du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Enregistrer la position GPS au point d'entretien (N, W, Altitude)</w:t>
            </w:r>
          </w:p>
        </w:tc>
      </w:tr>
      <w:tr>
        <w:trPr>
          <w:cantSplit w:val="0"/>
          <w:trHeight w:val="780" w:hRule="atLeast"/>
          <w:tblHeader w:val="0"/>
        </w:trPr>
        <w:tc>
          <w:tcPr>
            <w:gridSpan w:val="3"/>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Formule de consentement:</w:t>
            </w:r>
            <w:r w:rsidDel="00000000" w:rsidR="00000000" w:rsidRPr="00000000">
              <w:rPr>
                <w:rFonts w:ascii="Times New Roman" w:cs="Times New Roman" w:eastAsia="Times New Roman" w:hAnsi="Times New Roman"/>
                <w:sz w:val="20"/>
                <w:szCs w:val="20"/>
                <w:rtl w:val="0"/>
              </w:rPr>
              <w:t xml:space="preserve"> Nous faisons une étude sur les travaux domestiques et leur impact sur les performances scolaires des filles. L'enquête est réalisée par l’ONG CKDEV basée à Abomey-Calavi (Bénin).</w:t>
            </w:r>
          </w:p>
          <w:p w:rsidR="00000000" w:rsidDel="00000000" w:rsidP="00000000" w:rsidRDefault="00000000" w:rsidRPr="00000000" w14:paraId="00000051">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L’école de votre fille a été choisie au hasard pour participer à cette enquête. Votre enfant est parmi les 4500 élèves qui y participent.  Les réponses de votre enfant-fille ainsi que sa performance seront gardées confidentielles et aucune information ne permettra d’identifier votre enfant dans les rapports que nous allons publier.</w:t>
            </w:r>
          </w:p>
          <w:p w:rsidR="00000000" w:rsidDel="00000000" w:rsidP="00000000" w:rsidRDefault="00000000" w:rsidRPr="00000000" w14:paraId="00000052">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informations sur les élèves et leurs familles seront anonymisées. Les renseignements recueillis aideront à mieux comprendre son environnement d'étude à la maison et comment est-ce que cet environnement pourrait influencer ses résultats scolaires.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Acceptez-vous de participer à cette enquête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1.Oui</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Acceptez-vous que votre fille participe à l'enquête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5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D">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0.2- Identification du répondant et de la fille principale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8555586500247"/>
        <w:gridCol w:w="3293.876496949136"/>
        <w:gridCol w:w="2466.779755424463"/>
        <w:tblGridChange w:id="0">
          <w:tblGrid>
            <w:gridCol w:w="3264.8555586500247"/>
            <w:gridCol w:w="3293.876496949136"/>
            <w:gridCol w:w="2466.779755424463"/>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du répondant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3">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veuillez sélectionner le nom du répondant concerné</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quel groupe ethnique ou culturel appartenez-vous ?</w:t>
            </w:r>
          </w:p>
          <w:p w:rsidR="00000000" w:rsidDel="00000000" w:rsidP="00000000" w:rsidRDefault="00000000" w:rsidRPr="00000000" w14:paraId="0000006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Fon et apparentés</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Adja et apparentés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Yoruba/Nago et apparentés</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Bariba/Baatonu et apparentés</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Dendi et apparentés</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Peulh/Fulani et apparentés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7.Otamari/Bétammaribè et apparentés</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Yoa/Lokpa et apparentés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Béninois seulement</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Autre, préciser : ____</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 / préfère ne pas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Quelle est votre religion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1.Christianisme (catholique, évangélique, céleste etc.)</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Islam (Musulman)</w:t>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3.Animisme </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96= Refus de répondre</w:t>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99= Ne sait pas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de la fille: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veuillez cocher le nom de la fille cible</w:t>
            </w:r>
          </w:p>
        </w:tc>
      </w:tr>
      <w:tr>
        <w:trPr>
          <w:cantSplit w:val="0"/>
          <w:trHeight w:val="56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Quel est votre lien de parenté avec la fille principale ?</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Mère</w:t>
            </w:r>
          </w:p>
          <w:p w:rsidR="00000000" w:rsidDel="00000000" w:rsidP="00000000" w:rsidRDefault="00000000" w:rsidRPr="00000000" w14:paraId="0000008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Père</w:t>
            </w:r>
          </w:p>
          <w:p w:rsidR="00000000" w:rsidDel="00000000" w:rsidP="00000000" w:rsidRDefault="00000000" w:rsidRPr="00000000" w14:paraId="0000008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Grand-mère</w:t>
            </w:r>
          </w:p>
          <w:p w:rsidR="00000000" w:rsidDel="00000000" w:rsidP="00000000" w:rsidRDefault="00000000" w:rsidRPr="00000000" w14:paraId="0000008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Grand père</w:t>
            </w:r>
          </w:p>
          <w:p w:rsidR="00000000" w:rsidDel="00000000" w:rsidP="00000000" w:rsidRDefault="00000000" w:rsidRPr="00000000" w14:paraId="0000008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Marâtre/belle mère</w:t>
            </w:r>
          </w:p>
          <w:p w:rsidR="00000000" w:rsidDel="00000000" w:rsidP="00000000" w:rsidRDefault="00000000" w:rsidRPr="00000000" w14:paraId="0000008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Parâtre/beau-père</w:t>
            </w:r>
          </w:p>
          <w:p w:rsidR="00000000" w:rsidDel="00000000" w:rsidP="00000000" w:rsidRDefault="00000000" w:rsidRPr="00000000" w14:paraId="0000008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Tante</w:t>
            </w:r>
          </w:p>
          <w:p w:rsidR="00000000" w:rsidDel="00000000" w:rsidP="00000000" w:rsidRDefault="00000000" w:rsidRPr="00000000" w14:paraId="0000008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Oncle</w:t>
            </w:r>
          </w:p>
          <w:p w:rsidR="00000000" w:rsidDel="00000000" w:rsidP="00000000" w:rsidRDefault="00000000" w:rsidRPr="00000000" w14:paraId="0000008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Autre femme responsable de la fille principale</w:t>
            </w:r>
          </w:p>
          <w:p w:rsidR="00000000" w:rsidDel="00000000" w:rsidP="00000000" w:rsidRDefault="00000000" w:rsidRPr="00000000" w14:paraId="0000008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Autre homme responsable de la fille principale</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A">
            <w:pPr>
              <w:spacing w:after="40"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08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fille principale vit-elle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2">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non, arrêtez l'entretien et consultez votre superviseur</w:t>
            </w:r>
          </w:p>
          <w:p w:rsidR="00000000" w:rsidDel="00000000" w:rsidP="00000000" w:rsidRDefault="00000000" w:rsidRPr="00000000" w14:paraId="0000009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consulter votre superviseur</w:t>
            </w:r>
          </w:p>
        </w:tc>
      </w:tr>
    </w:tbl>
    <w:p w:rsidR="00000000" w:rsidDel="00000000" w:rsidP="00000000" w:rsidRDefault="00000000" w:rsidRPr="00000000" w14:paraId="0000009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 RÉPONDANT ET PROFIL DES PARENTS</w:t>
      </w:r>
    </w:p>
    <w:p w:rsidR="00000000" w:rsidDel="00000000" w:rsidP="00000000" w:rsidRDefault="00000000" w:rsidRPr="00000000" w14:paraId="00000096">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recueille les caractéristiques sociodémographiques du répondant (âge, niveau d'instruction, capacité de lecture), puis, lorsque le répondant n'est pas lui-même le parent concerné, les informations relatives à la mère et au père de la fille principale (survie, résidence, âge, niveau d'étude).</w:t>
      </w:r>
    </w:p>
    <w:p w:rsidR="00000000" w:rsidDel="00000000" w:rsidP="00000000" w:rsidRDefault="00000000" w:rsidRPr="00000000" w14:paraId="00000097">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1.1- Caractéristiques du répondant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1.3241512013574"/>
        <w:gridCol w:w="3366.428842696914"/>
        <w:gridCol w:w="2437.758817125352"/>
        <w:tblGridChange w:id="0">
          <w:tblGrid>
            <w:gridCol w:w="3221.3241512013574"/>
            <w:gridCol w:w="3366.428842696914"/>
            <w:gridCol w:w="2437.75881712535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Quel âge avez-vous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 pas ou refuse de répondre, inscrivez 999</w:t>
            </w:r>
          </w:p>
          <w:p w:rsidR="00000000" w:rsidDel="00000000" w:rsidP="00000000" w:rsidRDefault="00000000" w:rsidRPr="00000000" w14:paraId="0000009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Quel est le diplôme le plus élevé que vous avez obtenu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0A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0A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0A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0A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0A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0A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0A7">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ff0000"/>
                <w:sz w:val="24"/>
                <w:szCs w:val="24"/>
                <w:rtl w:val="0"/>
              </w:rPr>
              <w:t xml:space="preserve">. CAP</w:t>
            </w:r>
          </w:p>
          <w:p w:rsidR="00000000" w:rsidDel="00000000" w:rsidP="00000000" w:rsidRDefault="00000000" w:rsidRPr="00000000" w14:paraId="000000A8">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BEP</w:t>
            </w:r>
          </w:p>
          <w:p w:rsidR="00000000" w:rsidDel="00000000" w:rsidP="00000000" w:rsidRDefault="00000000" w:rsidRPr="00000000" w14:paraId="000000A9">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BT</w:t>
            </w:r>
          </w:p>
          <w:p w:rsidR="00000000" w:rsidDel="00000000" w:rsidP="00000000" w:rsidRDefault="00000000" w:rsidRPr="00000000" w14:paraId="000000AA">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BTS</w:t>
            </w:r>
          </w:p>
          <w:p w:rsidR="00000000" w:rsidDel="00000000" w:rsidP="00000000" w:rsidRDefault="00000000" w:rsidRPr="00000000" w14:paraId="000000AB">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DUT</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Quelle est la dernière classe ou année d'études ou vous vous êtes arrêtés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5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Quelle est votre profession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0.N’a jamais eu d’emploi</w:t>
            </w:r>
          </w:p>
          <w:p w:rsidR="00000000" w:rsidDel="00000000" w:rsidP="00000000" w:rsidRDefault="00000000" w:rsidRPr="00000000" w14:paraId="000000B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Ménagère /femme au foyer</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 Professionnel de classe moyenne (ex, enseignant, infirmier (ère), fonctionnaire d’état de classe moyenne)</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Chômeur, retraité ou invalide,</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 occupation à préciser </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1.2- Mère de la fille principale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1.3241512013574"/>
        <w:gridCol w:w="3366.428842696914"/>
        <w:gridCol w:w="2437.758817125352"/>
        <w:tblGridChange w:id="0">
          <w:tblGrid>
            <w:gridCol w:w="3221.3241512013574"/>
            <w:gridCol w:w="3366.428842696914"/>
            <w:gridCol w:w="2437.75881712535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8">
            <w:pPr>
              <w:spacing w:after="40" w:line="360" w:lineRule="auto"/>
              <w:jc w:val="both"/>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Q1.6- La personne interrogée est-elle la mère de la fille principale ?</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Q1.7- La mère de la fille principale est-elle en vie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C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Poser uniquement si le répondant n’est pas la mère. » </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Q1.8- La mère de la fille principale vit-elle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D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0D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 Non applicable / la mère est décédée</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Q1.9- Quel est l’âge de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w:t>
            </w:r>
          </w:p>
          <w:p w:rsidR="00000000" w:rsidDel="00000000" w:rsidP="00000000" w:rsidRDefault="00000000" w:rsidRPr="00000000" w14:paraId="000000D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 ou refuse de répondre, inscrivez 999</w:t>
            </w:r>
          </w:p>
          <w:p w:rsidR="00000000" w:rsidDel="00000000" w:rsidP="00000000" w:rsidRDefault="00000000" w:rsidRPr="00000000" w14:paraId="000000D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refuse de répondre, inscrivez 996</w:t>
            </w:r>
          </w:p>
          <w:p w:rsidR="00000000" w:rsidDel="00000000" w:rsidP="00000000" w:rsidRDefault="00000000" w:rsidRPr="00000000" w14:paraId="000000D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Q1.10- Quel est le diplôme le plus élevé obtenu par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0E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0E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0E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0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0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0E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8">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Q1.11- Quelle est la dernière classe achevée avec succès par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20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Q1.12- Quelle est la profession de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 jamais eu d’emploi</w:t>
            </w:r>
          </w:p>
          <w:p w:rsidR="00000000" w:rsidDel="00000000" w:rsidP="00000000" w:rsidRDefault="00000000" w:rsidRPr="00000000" w14:paraId="000000E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0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0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0F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0F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0F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0F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0F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0F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11.Professionnel de classe moyenne (ex, enseignant, infirmier (ère), fonctionnaire d’état de classe moyenne)</w:t>
            </w:r>
          </w:p>
          <w:p w:rsidR="00000000" w:rsidDel="00000000" w:rsidP="00000000" w:rsidRDefault="00000000" w:rsidRPr="00000000" w14:paraId="000000F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0F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Chômeur, retraité ou invalide,</w:t>
            </w:r>
          </w:p>
          <w:p w:rsidR="00000000" w:rsidDel="00000000" w:rsidP="00000000" w:rsidRDefault="00000000" w:rsidRPr="00000000" w14:paraId="000000F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98.Autre occupation à préciser</w:t>
            </w:r>
          </w:p>
          <w:p w:rsidR="00000000" w:rsidDel="00000000" w:rsidP="00000000" w:rsidRDefault="00000000" w:rsidRPr="00000000" w14:paraId="000000F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FC">
      <w:pPr>
        <w:spacing w:after="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1.3- Père de la fille principale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3032129022467"/>
        <w:gridCol w:w="3424.470719295137"/>
        <w:gridCol w:w="2408.7378788262404"/>
        <w:tblGridChange w:id="0">
          <w:tblGrid>
            <w:gridCol w:w="3192.3032129022467"/>
            <w:gridCol w:w="3424.470719295137"/>
            <w:gridCol w:w="2408.7378788262404"/>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Q1.13- Le père de la fille principale est-il en vie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0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Q1.14- Le père de la fille principale vit-il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0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Q1.15- Quel est l’âge du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 pas ou refuse de répondre, inscrivez 999</w:t>
            </w:r>
          </w:p>
          <w:p w:rsidR="00000000" w:rsidDel="00000000" w:rsidP="00000000" w:rsidRDefault="00000000" w:rsidRPr="00000000" w14:paraId="0000010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Q1.16- Quel est le diplôme le plus élevé obtenu par le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11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11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11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11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11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11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Q1.17- Quelle est la dernière classe achevée avec succès par le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17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Q1.18- Quelle est la profession du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 jamais eu d’emploi</w:t>
            </w:r>
          </w:p>
          <w:p w:rsidR="00000000" w:rsidDel="00000000" w:rsidP="00000000" w:rsidRDefault="00000000" w:rsidRPr="00000000" w14:paraId="0000011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12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1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1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1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12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12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12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12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11.Professionnel de classe moyenne (ex, enseignant, infirmier (ère), fonctionnaire d’état de classe moyenne)</w:t>
            </w:r>
          </w:p>
          <w:p w:rsidR="00000000" w:rsidDel="00000000" w:rsidP="00000000" w:rsidRDefault="00000000" w:rsidRPr="00000000" w14:paraId="000001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12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13.chômeur, retraité ou invalide,</w:t>
            </w:r>
          </w:p>
          <w:p w:rsidR="00000000" w:rsidDel="00000000" w:rsidP="00000000" w:rsidRDefault="00000000" w:rsidRPr="00000000" w14:paraId="0000012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98.Autre occupation à préciser </w:t>
            </w:r>
          </w:p>
          <w:p w:rsidR="00000000" w:rsidDel="00000000" w:rsidP="00000000" w:rsidRDefault="00000000" w:rsidRPr="00000000" w14:paraId="0000012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99.Ne sait pas [Ne pas lire]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 CARACTÉRISTIQUES DU MÉNAGE</w:t>
      </w:r>
    </w:p>
    <w:p w:rsidR="00000000" w:rsidDel="00000000" w:rsidP="00000000" w:rsidRDefault="00000000" w:rsidRPr="00000000" w14:paraId="0000012F">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recueille les principales caractéristiques socio-économiques du ménage : logement, accès à l'électricité, à l'eau potable, aux toilettes, à l'énergie de cuisson, ainsi que la possession de biens (téléphone, terres agricoles, bétail). Ceci permet de voir le niveau de vie du ménage et son influence sur l’éducation de l’élève.</w:t>
      </w:r>
    </w:p>
    <w:p w:rsidR="00000000" w:rsidDel="00000000" w:rsidP="00000000" w:rsidRDefault="00000000" w:rsidRPr="00000000" w14:paraId="00000130">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2.1- Cadre de vie et équipements du ménage</w:t>
      </w:r>
    </w:p>
    <w:tbl>
      <w:tblPr>
        <w:tblStyle w:val="Table7"/>
        <w:tblW w:w="895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240"/>
        <w:gridCol w:w="2430"/>
        <w:tblGridChange w:id="0">
          <w:tblGrid>
            <w:gridCol w:w="3285"/>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4">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Q2.2- Ce ménage dispose-t-il de l'électricité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Q2.3- Quelle est la principale source d'eau potable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Eau courante</w:t>
            </w:r>
          </w:p>
          <w:p w:rsidR="00000000" w:rsidDel="00000000" w:rsidP="00000000" w:rsidRDefault="00000000" w:rsidRPr="00000000" w14:paraId="0000013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Robinet public / borne-fontaine</w:t>
            </w:r>
          </w:p>
          <w:p w:rsidR="00000000" w:rsidDel="00000000" w:rsidP="00000000" w:rsidRDefault="00000000" w:rsidRPr="00000000" w14:paraId="0000013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Forage / puits protégé</w:t>
            </w:r>
          </w:p>
          <w:p w:rsidR="00000000" w:rsidDel="00000000" w:rsidP="00000000" w:rsidRDefault="00000000" w:rsidRPr="00000000" w14:paraId="0000013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Puits non protégé</w:t>
            </w:r>
          </w:p>
          <w:p w:rsidR="00000000" w:rsidDel="00000000" w:rsidP="00000000" w:rsidRDefault="00000000" w:rsidRPr="00000000" w14:paraId="0000013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Marigot / Rivière</w:t>
            </w:r>
          </w:p>
          <w:p w:rsidR="00000000" w:rsidDel="00000000" w:rsidP="00000000" w:rsidRDefault="00000000" w:rsidRPr="00000000" w14:paraId="0000013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Sachet d'eau / eau en bouteille</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4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Q2.4- Quel est le type principal de toilette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Toilette à chasse d'eau</w:t>
            </w:r>
          </w:p>
          <w:p w:rsidR="00000000" w:rsidDel="00000000" w:rsidP="00000000" w:rsidRDefault="00000000" w:rsidRPr="00000000" w14:paraId="0000014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Latrine améliorée à fosse</w:t>
            </w:r>
          </w:p>
          <w:p w:rsidR="00000000" w:rsidDel="00000000" w:rsidP="00000000" w:rsidRDefault="00000000" w:rsidRPr="00000000" w14:paraId="0000014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Latrine à fosse</w:t>
            </w:r>
          </w:p>
          <w:p w:rsidR="00000000" w:rsidDel="00000000" w:rsidP="00000000" w:rsidRDefault="00000000" w:rsidRPr="00000000" w14:paraId="0000014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Pas d'installation / brousse / champ</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F">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5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Q2.5- Quel est le principal combustible de cuisson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Bois de chauffage</w:t>
            </w:r>
          </w:p>
          <w:p w:rsidR="00000000" w:rsidDel="00000000" w:rsidP="00000000" w:rsidRDefault="00000000" w:rsidRPr="00000000" w14:paraId="0000015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Charbon de bois</w:t>
            </w:r>
          </w:p>
          <w:p w:rsidR="00000000" w:rsidDel="00000000" w:rsidP="00000000" w:rsidRDefault="00000000" w:rsidRPr="00000000" w14:paraId="0000015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Gaz</w:t>
            </w:r>
          </w:p>
          <w:p w:rsidR="00000000" w:rsidDel="00000000" w:rsidP="00000000" w:rsidRDefault="00000000" w:rsidRPr="00000000" w14:paraId="0000015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Électricité</w:t>
            </w:r>
          </w:p>
          <w:p w:rsidR="00000000" w:rsidDel="00000000" w:rsidP="00000000" w:rsidRDefault="00000000" w:rsidRPr="00000000" w14:paraId="0000015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Résidus de culture / bouses de vache</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5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Q2.6- Y a-t-il un téléphone portable pour le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Q2.7- Le ménage dispose-t-il de terres agricoles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Q2.8- Le ménage possède-t-il du bétail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6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 REGISTRE COURT DU MÉNAGE</w:t>
      </w:r>
    </w:p>
    <w:p w:rsidR="00000000" w:rsidDel="00000000" w:rsidP="00000000" w:rsidRDefault="00000000" w:rsidRPr="00000000" w14:paraId="0000016B">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dresse la liste de tous les membres du ménage de la fille principale et enregistre, pour chacun d'eux, ses caractéristiques de base (lien de parenté, sexe, âge, scolarisation, participation aux tâches ménagères), afin d'identifier ensuite la ligne correspondant à la fille principale.</w:t>
      </w:r>
    </w:p>
    <w:p w:rsidR="00000000" w:rsidDel="00000000" w:rsidP="00000000" w:rsidRDefault="00000000" w:rsidRPr="00000000" w14:paraId="0000016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3.1- Composition du ménage</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Q3.1- Combien de personnes vivent dans le ménage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Inscris juste le nombre</w:t>
            </w:r>
          </w:p>
        </w:tc>
      </w:tr>
    </w:tbl>
    <w:p w:rsidR="00000000" w:rsidDel="00000000" w:rsidP="00000000" w:rsidRDefault="00000000" w:rsidRPr="00000000" w14:paraId="0000017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3.2- Tableau répété pour chaque membre du ménage (roster)</w:t>
      </w:r>
    </w:p>
    <w:p w:rsidR="00000000" w:rsidDel="00000000" w:rsidP="00000000" w:rsidRDefault="00000000" w:rsidRPr="00000000" w14:paraId="00000176">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 tableau ci-dessous est répété autant de fois qu'il y a de membres déclarés dans le ménage (num_hh_member).</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Q3.2- Quel est son nom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7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47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Q3.3- Quelle est votre lien de parenté avec la fille principale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Elle-même</w:t>
            </w:r>
          </w:p>
          <w:p w:rsidR="00000000" w:rsidDel="00000000" w:rsidP="00000000" w:rsidRDefault="00000000" w:rsidRPr="00000000" w14:paraId="0000018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Papa</w:t>
            </w:r>
          </w:p>
          <w:p w:rsidR="00000000" w:rsidDel="00000000" w:rsidP="00000000" w:rsidRDefault="00000000" w:rsidRPr="00000000" w14:paraId="0000018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Maman</w:t>
            </w:r>
          </w:p>
          <w:p w:rsidR="00000000" w:rsidDel="00000000" w:rsidP="00000000" w:rsidRDefault="00000000" w:rsidRPr="00000000" w14:paraId="0000018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Tante</w:t>
            </w:r>
          </w:p>
          <w:p w:rsidR="00000000" w:rsidDel="00000000" w:rsidP="00000000" w:rsidRDefault="00000000" w:rsidRPr="00000000" w14:paraId="0000018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Oncle</w:t>
            </w:r>
          </w:p>
          <w:p w:rsidR="00000000" w:rsidDel="00000000" w:rsidP="00000000" w:rsidRDefault="00000000" w:rsidRPr="00000000" w14:paraId="0000018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Nièce / neveu</w:t>
            </w:r>
          </w:p>
          <w:p w:rsidR="00000000" w:rsidDel="00000000" w:rsidP="00000000" w:rsidRDefault="00000000" w:rsidRPr="00000000" w14:paraId="0000018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Grand-Père/Grand-mère</w:t>
            </w:r>
          </w:p>
          <w:p w:rsidR="00000000" w:rsidDel="00000000" w:rsidP="00000000" w:rsidRDefault="00000000" w:rsidRPr="00000000" w14:paraId="0000018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9.Frère</w:t>
            </w:r>
          </w:p>
          <w:p w:rsidR="00000000" w:rsidDel="00000000" w:rsidP="00000000" w:rsidRDefault="00000000" w:rsidRPr="00000000" w14:paraId="0000018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Soeur</w:t>
            </w:r>
          </w:p>
          <w:p w:rsidR="00000000" w:rsidDel="00000000" w:rsidP="00000000" w:rsidRDefault="00000000" w:rsidRPr="00000000" w14:paraId="0000018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Autre membre de la famille</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Aucun lien de parenté</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C">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Q3.4-  Quel est le sexe de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Masculin</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Féminin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0">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Q3.5-  Quel est l’âge de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l’âge au dernier anniversaire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3">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Q3.6- %hh_member_name% est-il/elle actuellement scolarisé(e)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9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7">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Q3.7- Quelle est la classe achevée avec succès par le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1.CI</w:t>
            </w:r>
          </w:p>
          <w:p w:rsidR="00000000" w:rsidDel="00000000" w:rsidP="00000000" w:rsidRDefault="00000000" w:rsidRPr="00000000" w14:paraId="0000019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2.CP</w:t>
            </w:r>
          </w:p>
          <w:p w:rsidR="00000000" w:rsidDel="00000000" w:rsidP="00000000" w:rsidRDefault="00000000" w:rsidRPr="00000000" w14:paraId="0000019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3.CE1</w:t>
              <w:br w:type="textWrapping"/>
              <w:t xml:space="preserve"> 4.CE2</w:t>
            </w:r>
          </w:p>
          <w:p w:rsidR="00000000" w:rsidDel="00000000" w:rsidP="00000000" w:rsidRDefault="00000000" w:rsidRPr="00000000" w14:paraId="0000019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5.CM1</w:t>
              <w:br w:type="textWrapping"/>
              <w:t xml:space="preserve"> 6.CM2</w:t>
            </w:r>
          </w:p>
          <w:p w:rsidR="00000000" w:rsidDel="00000000" w:rsidP="00000000" w:rsidRDefault="00000000" w:rsidRPr="00000000" w14:paraId="0000019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7.6ème</w:t>
            </w:r>
          </w:p>
          <w:p w:rsidR="00000000" w:rsidDel="00000000" w:rsidP="00000000" w:rsidRDefault="00000000" w:rsidRPr="00000000" w14:paraId="0000019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8.5ème</w:t>
            </w:r>
          </w:p>
          <w:p w:rsidR="00000000" w:rsidDel="00000000" w:rsidP="00000000" w:rsidRDefault="00000000" w:rsidRPr="00000000" w14:paraId="0000019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9.4ème</w:t>
            </w:r>
          </w:p>
          <w:p w:rsidR="00000000" w:rsidDel="00000000" w:rsidP="00000000" w:rsidRDefault="00000000" w:rsidRPr="00000000" w14:paraId="0000019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10.3ème</w:t>
            </w:r>
          </w:p>
          <w:p w:rsidR="00000000" w:rsidDel="00000000" w:rsidP="00000000" w:rsidRDefault="00000000" w:rsidRPr="00000000" w14:paraId="000001A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11.2nde</w:t>
            </w:r>
          </w:p>
          <w:p w:rsidR="00000000" w:rsidDel="00000000" w:rsidP="00000000" w:rsidRDefault="00000000" w:rsidRPr="00000000" w14:paraId="000001A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12.1ère</w:t>
            </w:r>
          </w:p>
          <w:p w:rsidR="00000000" w:rsidDel="00000000" w:rsidP="00000000" w:rsidRDefault="00000000" w:rsidRPr="00000000" w14:paraId="000001A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13.Tle</w:t>
            </w:r>
          </w:p>
          <w:p w:rsidR="00000000" w:rsidDel="00000000" w:rsidP="00000000" w:rsidRDefault="00000000" w:rsidRPr="00000000" w14:paraId="000001A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14.BAC+1</w:t>
            </w:r>
          </w:p>
          <w:p w:rsidR="00000000" w:rsidDel="00000000" w:rsidP="00000000" w:rsidRDefault="00000000" w:rsidRPr="00000000" w14:paraId="000001A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15.BAC+2</w:t>
            </w:r>
          </w:p>
          <w:p w:rsidR="00000000" w:rsidDel="00000000" w:rsidP="00000000" w:rsidRDefault="00000000" w:rsidRPr="00000000" w14:paraId="000001A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16.BAC+3</w:t>
            </w:r>
          </w:p>
          <w:p w:rsidR="00000000" w:rsidDel="00000000" w:rsidP="00000000" w:rsidRDefault="00000000" w:rsidRPr="00000000" w14:paraId="000001A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Inscrire la dernière classe achevée par le membre du ménage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Q3.8-Au cours d'une semaine habituelle, %hh_member_name% participe-t-il(elle) aux tâches ménagères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A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A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 REGISTRE D'ALLOCATION DES TÂCHES MÉNAGÈRES</w:t>
      </w:r>
    </w:p>
    <w:p w:rsidR="00000000" w:rsidDel="00000000" w:rsidP="00000000" w:rsidRDefault="00000000" w:rsidRPr="00000000" w14:paraId="000001AE">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examine, tâche ménagère par tâche ,celui qui l'accomplit habituellement dans le ménage, le rôle spécifique de la fille principale (fréquence, moment, durée), le caractère substituable de la tâche et les freins éventuels à sa réattribution.</w:t>
      </w:r>
    </w:p>
    <w:p w:rsidR="00000000" w:rsidDel="00000000" w:rsidP="00000000" w:rsidRDefault="00000000" w:rsidRPr="00000000" w14:paraId="000001AF">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4.1- Liste fixe des tâches ménagères évaluées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6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Q4.1- Liste de toutes les tâches ménagères habituellement accomplies dans le ménage (le tableau ci-dessous est répété pour chacune des tâches suivantes)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1B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1B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1B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1B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1B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 / laver les vêtements</w:t>
            </w:r>
          </w:p>
          <w:p w:rsidR="00000000" w:rsidDel="00000000" w:rsidP="00000000" w:rsidRDefault="00000000" w:rsidRPr="00000000" w14:paraId="000001B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1B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1B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98. Autre tâches ménagères régulière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commentRangeStart w:id="2"/>
            <w:r w:rsidDel="00000000" w:rsidR="00000000" w:rsidRPr="00000000">
              <w:rPr>
                <w:rFonts w:ascii="Times New Roman" w:cs="Times New Roman" w:eastAsia="Times New Roman" w:hAnsi="Times New Roman"/>
                <w:sz w:val="24"/>
                <w:szCs w:val="24"/>
                <w:rtl w:val="0"/>
              </w:rPr>
              <w:t xml:space="preserve">hoix multiples</w:t>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modalités de réponse ne 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ont pas à lire</w:t>
            </w:r>
          </w:p>
        </w:tc>
      </w:tr>
    </w:tbl>
    <w:p w:rsidR="00000000" w:rsidDel="00000000" w:rsidP="00000000" w:rsidRDefault="00000000" w:rsidRPr="00000000" w14:paraId="000001C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4.2- Tableau répété pour chaque tâche ménagère</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Q4.2-Cette tâche est-elle habituellement effectuée dans ce ménage durant une semaine d'école normale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Q4.3- Qui effectue habituellement cette tâche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fille principale</w:t>
            </w:r>
          </w:p>
          <w:p w:rsidR="00000000" w:rsidDel="00000000" w:rsidP="00000000" w:rsidRDefault="00000000" w:rsidRPr="00000000" w14:paraId="000001C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Une autre fille de moins de 18 ans</w:t>
            </w:r>
          </w:p>
          <w:p w:rsidR="00000000" w:rsidDel="00000000" w:rsidP="00000000" w:rsidRDefault="00000000" w:rsidRPr="00000000" w14:paraId="000001C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 garçon de moins de 18 ans</w:t>
            </w:r>
          </w:p>
          <w:p w:rsidR="00000000" w:rsidDel="00000000" w:rsidP="00000000" w:rsidRDefault="00000000" w:rsidRPr="00000000" w14:paraId="000001C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mère</w:t>
            </w:r>
          </w:p>
          <w:p w:rsidR="00000000" w:rsidDel="00000000" w:rsidP="00000000" w:rsidRDefault="00000000" w:rsidRPr="00000000" w14:paraId="000001C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 père</w:t>
            </w:r>
          </w:p>
          <w:p w:rsidR="00000000" w:rsidDel="00000000" w:rsidP="00000000" w:rsidRDefault="00000000" w:rsidRPr="00000000" w14:paraId="000001D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Une autre femme adulte</w:t>
            </w:r>
          </w:p>
          <w:p w:rsidR="00000000" w:rsidDel="00000000" w:rsidP="00000000" w:rsidRDefault="00000000" w:rsidRPr="00000000" w14:paraId="000001D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Un autre homme adulte</w:t>
            </w:r>
          </w:p>
          <w:p w:rsidR="00000000" w:rsidDel="00000000" w:rsidP="00000000" w:rsidRDefault="00000000" w:rsidRPr="00000000" w14:paraId="000001D2">
            <w:pPr>
              <w:spacing w:after="40" w:line="360" w:lineRule="auto"/>
              <w:jc w:val="both"/>
              <w:rPr>
                <w:rFonts w:ascii="Times New Roman" w:cs="Times New Roman" w:eastAsia="Times New Roman" w:hAnsi="Times New Roman"/>
                <w:color w:val="ff0000"/>
                <w:sz w:val="24"/>
                <w:szCs w:val="24"/>
              </w:rPr>
            </w:pPr>
            <w:commentRangeStart w:id="3"/>
            <w:r w:rsidDel="00000000" w:rsidR="00000000" w:rsidRPr="00000000">
              <w:rPr>
                <w:rFonts w:ascii="Times New Roman" w:cs="Times New Roman" w:eastAsia="Times New Roman" w:hAnsi="Times New Roman"/>
                <w:color w:val="ff0000"/>
                <w:sz w:val="24"/>
                <w:szCs w:val="24"/>
                <w:rtl w:val="0"/>
              </w:rPr>
              <w:t xml:space="preserve">8. Partagé entre les membres du ménage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Autres à préciser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Choix multiples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7">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D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Q4.4-Au cours des 7 derniers jours, combien de jours d'école  la fille principale a-t-elle effectué cette tâche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Inscrire le nombre de jours. Ne pas inclure le samedi et le dimanche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Q4.5- En considérant les jours d'école où la fille principale effectue cette tâche, à quel moment est-elle le plus souvent réalisée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Avant l'école</w:t>
            </w:r>
          </w:p>
          <w:p w:rsidR="00000000" w:rsidDel="00000000" w:rsidP="00000000" w:rsidRDefault="00000000" w:rsidRPr="00000000" w14:paraId="000001D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Après l'école, avant le repas du soir</w:t>
            </w:r>
          </w:p>
          <w:p w:rsidR="00000000" w:rsidDel="00000000" w:rsidP="00000000" w:rsidRDefault="00000000" w:rsidRPr="00000000" w14:paraId="000001D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Après l’école et après le repas</w:t>
            </w:r>
          </w:p>
          <w:p w:rsidR="00000000" w:rsidDel="00000000" w:rsidP="00000000" w:rsidRDefault="00000000" w:rsidRPr="00000000" w14:paraId="000001E0">
            <w:pPr>
              <w:spacing w:after="40" w:line="360" w:lineRule="auto"/>
              <w:jc w:val="both"/>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3. Soirée / après la tombée de la nuit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E1">
            <w:pPr>
              <w:spacing w:after="40" w:line="360" w:lineRule="auto"/>
              <w:jc w:val="both"/>
              <w:rPr>
                <w:rFonts w:ascii="Times New Roman" w:cs="Times New Roman" w:eastAsia="Times New Roman" w:hAnsi="Times New Roman"/>
                <w:color w:val="ff0000"/>
                <w:sz w:val="24"/>
                <w:szCs w:val="24"/>
              </w:rPr>
            </w:pPr>
            <w:commentRangeStart w:id="5"/>
            <w:r w:rsidDel="00000000" w:rsidR="00000000" w:rsidRPr="00000000">
              <w:rPr>
                <w:rFonts w:ascii="Times New Roman" w:cs="Times New Roman" w:eastAsia="Times New Roman" w:hAnsi="Times New Roman"/>
                <w:color w:val="ff0000"/>
                <w:sz w:val="24"/>
                <w:szCs w:val="24"/>
                <w:rtl w:val="0"/>
              </w:rPr>
              <w:t xml:space="preserve">4. Surtout le mercredi</w:t>
            </w:r>
          </w:p>
          <w:p w:rsidR="00000000" w:rsidDel="00000000" w:rsidP="00000000" w:rsidRDefault="00000000" w:rsidRPr="00000000" w14:paraId="000001E2">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Surtout le week-end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Pas d'heure régulière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Q4.6- En considérant les jours d'école où la fille principale effectue cette tâche, combien de temps au total y consacre-t-elle habituellement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Inscrire la durée en minutes</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Q4.7- Cette tâche doit-elle généralement être effectuée à une heure fixe les jours d'école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9">
            <w:pPr>
              <w:numPr>
                <w:ilvl w:val="0"/>
                <w:numId w:val="3"/>
              </w:numPr>
              <w:spacing w:after="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Heure fixe</w:t>
            </w:r>
          </w:p>
          <w:p w:rsidR="00000000" w:rsidDel="00000000" w:rsidP="00000000" w:rsidRDefault="00000000" w:rsidRPr="00000000" w14:paraId="000001E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Quelques fois fixe</w:t>
            </w:r>
          </w:p>
          <w:p w:rsidR="00000000" w:rsidDel="00000000" w:rsidP="00000000" w:rsidRDefault="00000000" w:rsidRPr="00000000" w14:paraId="000001E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Flexible</w:t>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Q4.8- Si nécessaire pendant l'année scolaire, quelqu'un d'autre âgé de 8 à 18 ans dans ce ménage pourrait-il effectuer cette tâche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facilement</w:t>
            </w:r>
          </w:p>
          <w:p w:rsidR="00000000" w:rsidDel="00000000" w:rsidP="00000000" w:rsidRDefault="00000000" w:rsidRPr="00000000" w14:paraId="000001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mais avec quelques difficultés</w:t>
            </w:r>
          </w:p>
          <w:p w:rsidR="00000000" w:rsidDel="00000000" w:rsidP="00000000" w:rsidRDefault="00000000" w:rsidRPr="00000000" w14:paraId="000001F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avec beaucoup de difficultés </w:t>
            </w:r>
          </w:p>
          <w:p w:rsidR="00000000" w:rsidDel="00000000" w:rsidP="00000000" w:rsidRDefault="00000000" w:rsidRPr="00000000" w14:paraId="000001F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Non, pas quelqu’un de disponible à cette heure là</w:t>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Non, pas quelqu’un âgé de 8 à 18 ans dans le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Q4.9- Quelle est la principale raison pour laquelle cette tâche ne peut pas facilement être confiée à quelqu'un d'autre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Aucune personne disponible à ce moment-là</w:t>
            </w:r>
          </w:p>
          <w:p w:rsidR="00000000" w:rsidDel="00000000" w:rsidP="00000000" w:rsidRDefault="00000000" w:rsidRPr="00000000" w14:paraId="000001F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 père ne le soutiendrait pas</w:t>
            </w:r>
          </w:p>
          <w:p w:rsidR="00000000" w:rsidDel="00000000" w:rsidP="00000000" w:rsidRDefault="00000000" w:rsidRPr="00000000" w14:paraId="000001F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D'autres s'y opposeraient</w:t>
            </w:r>
          </w:p>
          <w:p w:rsidR="00000000" w:rsidDel="00000000" w:rsidP="00000000" w:rsidRDefault="00000000" w:rsidRPr="00000000" w14:paraId="000001F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Considéré comme un travail de filles</w:t>
            </w:r>
          </w:p>
          <w:p w:rsidR="00000000" w:rsidDel="00000000" w:rsidP="00000000" w:rsidRDefault="00000000" w:rsidRPr="00000000" w14:paraId="000001F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Trop physiquement exigeant</w:t>
            </w:r>
          </w:p>
          <w:p w:rsidR="00000000" w:rsidDel="00000000" w:rsidP="00000000" w:rsidRDefault="00000000" w:rsidRPr="00000000" w14:paraId="000001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Créerait des conflits</w:t>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options de réponse sont à lire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0">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0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2">
            <w:pPr>
              <w:spacing w:after="40"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Q4.10-Parmi les garçons vivant dans votre ménage, combien ont participé à au moins une tâche domestique au cours des sept derniers jours ?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3">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Inscrire le nombre</w:t>
            </w:r>
          </w:p>
          <w:p w:rsidR="00000000" w:rsidDel="00000000" w:rsidP="00000000" w:rsidRDefault="00000000" w:rsidRPr="00000000" w14:paraId="0000020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2-Pas de garçon (ayant l'âge requis) disponible dans le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5">
            <w:pPr>
              <w:spacing w:after="40"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6">
            <w:pPr>
              <w:spacing w:after="40"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Q4.11- Pourquoi il n’est pas possible de réallouer certaines tâches aux garçons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7">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 Les garçons ne savent pas comment faire</w:t>
            </w:r>
          </w:p>
          <w:p w:rsidR="00000000" w:rsidDel="00000000" w:rsidP="00000000" w:rsidRDefault="00000000" w:rsidRPr="00000000" w14:paraId="00000208">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Les garçons refuseraient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9">
            <w:pPr>
              <w:spacing w:after="40"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SI </w:t>
            </w:r>
          </w:p>
        </w:tc>
      </w:tr>
    </w:tbl>
    <w:p w:rsidR="00000000" w:rsidDel="00000000" w:rsidP="00000000" w:rsidRDefault="00000000" w:rsidRPr="00000000" w14:paraId="000002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MODULE 5: TEMPS DISPONIBLE POUR LA FILLE APRES L’ECOLE</w:t>
      </w:r>
    </w:p>
    <w:p w:rsidR="00000000" w:rsidDel="00000000" w:rsidP="00000000" w:rsidRDefault="00000000" w:rsidRPr="00000000" w14:paraId="0000020D">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court module, rempli par la mère (ou à défaut le répondant), documente l'heure de coucher et l'heure de lever habituelles de la fille principale un jour d'école.</w:t>
      </w:r>
    </w:p>
    <w:p w:rsidR="00000000" w:rsidDel="00000000" w:rsidP="00000000" w:rsidRDefault="00000000" w:rsidRPr="00000000" w14:paraId="0000020E">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5.1- Journée d'école habituelle</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Q5.1-Lors d'un soir de semaine d'école habituelle, vers quelle heure se couche-t-elle généralement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veuillez saisir une heure valide au format 24 heures (HH:MM)</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Q5.2-Dans une matinée d'école, vers quelle heure se réveille-t-elle habituellement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Enquêteur : veuillez saisir une heure valide au format 24 heures (HH:MM)</w:t>
            </w:r>
            <w:r w:rsidDel="00000000" w:rsidR="00000000" w:rsidRPr="00000000">
              <w:rPr>
                <w:rtl w:val="0"/>
              </w:rPr>
            </w:r>
          </w:p>
        </w:tc>
      </w:tr>
    </w:tbl>
    <w:p w:rsidR="00000000" w:rsidDel="00000000" w:rsidP="00000000" w:rsidRDefault="00000000" w:rsidRPr="00000000" w14:paraId="000002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 : OBSTACLES À LA MISE EN ŒUVRE / CAPACITÉ DE RÉALLOCATION (MU)</w:t>
      </w:r>
    </w:p>
    <w:p w:rsidR="00000000" w:rsidDel="00000000" w:rsidP="00000000" w:rsidRDefault="00000000" w:rsidRPr="00000000" w14:paraId="0000021A">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vise à évaluer si le ménage peut réellement préserver le temps disponible en soirée pour la fille principale sans simplement reporter ses tâches ménagères plus tard dans la nuit. L'objectif est de comprendre si le ménage dispose d'une manière réalisable de réorganiser les tâches et les responsabilités.</w:t>
      </w:r>
    </w:p>
    <w:p w:rsidR="00000000" w:rsidDel="00000000" w:rsidP="00000000" w:rsidRDefault="00000000" w:rsidRPr="00000000" w14:paraId="0000021B">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Scénario concret en soirée (à lire au répondant) : Maintenant, pensez à une soirée scolaire ordinaire. Supposons que la fille principale rentre de l'école et que le ménage souhaite lui réserver du temps avant qu'elle n'effectue toute tâche ménagère : d'abord du temps pour se reposer, se laver, manger ou prendre soin d'elle-même, puis du temps pour étudier sans interruption. Au total, supposons qu'elle ne soit pas disponible pour les tâches ménagères pendant environ deux heures et demie après son retour de l'école.</w:t>
      </w:r>
    </w:p>
    <w:p w:rsidR="00000000" w:rsidDel="00000000" w:rsidP="00000000" w:rsidRDefault="00000000" w:rsidRPr="00000000" w14:paraId="0000021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6.1- Faisabilité de la période protégée en soirée (c’est à dire les 2h30)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 Dans votre ménage, cela serait-il possible la plupart des soirs de classe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c'est possible sans difficulté majeure</w:t>
            </w:r>
          </w:p>
          <w:p w:rsidR="00000000" w:rsidDel="00000000" w:rsidP="00000000" w:rsidRDefault="00000000" w:rsidRPr="00000000" w14:paraId="000002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Réalisable, mais difficile</w:t>
            </w:r>
          </w:p>
          <w:p w:rsidR="00000000" w:rsidDel="00000000" w:rsidP="00000000" w:rsidRDefault="00000000" w:rsidRPr="00000000" w14:paraId="000002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Non réalisable</w:t>
            </w:r>
          </w:p>
          <w:p w:rsidR="00000000" w:rsidDel="00000000" w:rsidP="00000000" w:rsidRDefault="00000000" w:rsidRPr="00000000" w14:paraId="0000022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Cela dépend du jour</w:t>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options de réponses ne sont pas à lire.</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Q6.2- Pendant ces deux heures et demie, y a-t-il habituellement des tâches ménagères que la fille principale accomplit actuellement ou auxquelles elle est censée participer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22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Q6.3- Quelles tâches ménagères seraient affectées pendant cette période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2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22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préparez les repas</w:t>
            </w:r>
          </w:p>
          <w:p w:rsidR="00000000" w:rsidDel="00000000" w:rsidP="00000000" w:rsidRDefault="00000000" w:rsidRPr="00000000" w14:paraId="0000023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23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23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w:t>
            </w:r>
          </w:p>
          <w:p w:rsidR="00000000" w:rsidDel="00000000" w:rsidP="00000000" w:rsidRDefault="00000000" w:rsidRPr="00000000" w14:paraId="0000023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23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23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modalités de réponse sont à lire</w:t>
            </w:r>
          </w:p>
          <w:p w:rsidR="00000000" w:rsidDel="00000000" w:rsidP="00000000" w:rsidRDefault="00000000" w:rsidRPr="00000000" w14:paraId="00000238">
            <w:pPr>
              <w:spacing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Choix multiples</w:t>
            </w:r>
          </w:p>
          <w:p w:rsidR="00000000" w:rsidDel="00000000" w:rsidP="00000000" w:rsidRDefault="00000000" w:rsidRPr="00000000" w14:paraId="00000239">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3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58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Q6.4-Si la fille principale ne réalisait pas ces tâches pendant cette période réservée, que se passerait-il le plus probablement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autre enfant s'en chargerait</w:t>
            </w:r>
          </w:p>
          <w:p w:rsidR="00000000" w:rsidDel="00000000" w:rsidP="00000000" w:rsidRDefault="00000000" w:rsidRPr="00000000" w14:paraId="0000024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Son frère s'en chargerait</w:t>
            </w:r>
          </w:p>
          <w:p w:rsidR="00000000" w:rsidDel="00000000" w:rsidP="00000000" w:rsidRDefault="00000000" w:rsidRPr="00000000" w14:paraId="0000024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 sœur s'en chargerait</w:t>
            </w:r>
          </w:p>
          <w:p w:rsidR="00000000" w:rsidDel="00000000" w:rsidP="00000000" w:rsidRDefault="00000000" w:rsidRPr="00000000" w14:paraId="0000024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 mère s'en chargerait</w:t>
            </w:r>
          </w:p>
          <w:p w:rsidR="00000000" w:rsidDel="00000000" w:rsidP="00000000" w:rsidRDefault="00000000" w:rsidRPr="00000000" w14:paraId="0000024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Son père s'en chargerait</w:t>
            </w:r>
          </w:p>
          <w:p w:rsidR="00000000" w:rsidDel="00000000" w:rsidP="00000000" w:rsidRDefault="00000000" w:rsidRPr="00000000" w14:paraId="0000024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 autre adulte s'en chargerait</w:t>
            </w:r>
          </w:p>
          <w:p w:rsidR="00000000" w:rsidDel="00000000" w:rsidP="00000000" w:rsidRDefault="00000000" w:rsidRPr="00000000" w14:paraId="0000024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Les tâches seraient reportées à plus tard</w:t>
            </w:r>
          </w:p>
          <w:p w:rsidR="00000000" w:rsidDel="00000000" w:rsidP="00000000" w:rsidRDefault="00000000" w:rsidRPr="00000000" w14:paraId="0000024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La fille principale devrait tout de même s'en charger plus tard dans la soirée</w:t>
            </w:r>
          </w:p>
          <w:p w:rsidR="00000000" w:rsidDel="00000000" w:rsidP="00000000" w:rsidRDefault="00000000" w:rsidRPr="00000000" w14:paraId="0000024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Les tâches ne seraient pas effectuées</w:t>
            </w:r>
          </w:p>
          <w:p w:rsidR="00000000" w:rsidDel="00000000" w:rsidP="00000000" w:rsidRDefault="00000000" w:rsidRPr="00000000" w14:paraId="0000024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Cela dépend</w:t>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options de réponse sont à lire</w:t>
            </w:r>
          </w:p>
        </w:tc>
      </w:tr>
    </w:tbl>
    <w:p w:rsidR="00000000" w:rsidDel="00000000" w:rsidP="00000000" w:rsidRDefault="00000000" w:rsidRPr="00000000" w14:paraId="000002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6.2- Tâches spécifiquement attribuées à la fille principale</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Q6.5. Y a-t-il des tâches ménagères du soir que la fille principale doit habituellement effectuer elle-même, parce que personne d'autre ne peut raisonnablement les faire ou parce que le ménage s'attend spécifiquement à ce qu'elle les accomplisse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25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Q6.6- Parmi ces tâches ci-dessous, laquelle est la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25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25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25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25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25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w:t>
            </w:r>
          </w:p>
          <w:p w:rsidR="00000000" w:rsidDel="00000000" w:rsidP="00000000" w:rsidRDefault="00000000" w:rsidRPr="00000000" w14:paraId="0000025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25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25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modalités de réponse sont à lire</w:t>
            </w:r>
          </w:p>
          <w:p w:rsidR="00000000" w:rsidDel="00000000" w:rsidP="00000000" w:rsidRDefault="00000000" w:rsidRPr="00000000" w14:paraId="00000261">
            <w:pPr>
              <w:spacing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Choix unique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4">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6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4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Q6.7- De qui faudrait-il obtenir l'accord pour que cette période protégée en soirée devienne une habitude régulière pour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7">
            <w:pPr>
              <w:spacing w:after="40" w:line="360" w:lineRule="auto"/>
              <w:jc w:val="both"/>
              <w:rPr>
                <w:rFonts w:ascii="Times New Roman" w:cs="Times New Roman" w:eastAsia="Times New Roman" w:hAnsi="Times New Roman"/>
                <w:color w:val="ff0000"/>
                <w:sz w:val="24"/>
                <w:szCs w:val="24"/>
              </w:rPr>
            </w:pPr>
            <w:commentRangeStart w:id="6"/>
            <w:r w:rsidDel="00000000" w:rsidR="00000000" w:rsidRPr="00000000">
              <w:rPr>
                <w:rFonts w:ascii="Times New Roman" w:cs="Times New Roman" w:eastAsia="Times New Roman" w:hAnsi="Times New Roman"/>
                <w:color w:val="ff0000"/>
                <w:sz w:val="24"/>
                <w:szCs w:val="24"/>
                <w:rtl w:val="0"/>
              </w:rPr>
              <w:t xml:space="preserve">1. Personne : le répondant peut prendre cette décision seul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6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Tuteur/tutrice</w:t>
            </w:r>
          </w:p>
          <w:p w:rsidR="00000000" w:rsidDel="00000000" w:rsidP="00000000" w:rsidRDefault="00000000" w:rsidRPr="00000000" w14:paraId="0000026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mère uniquement</w:t>
            </w:r>
          </w:p>
          <w:p w:rsidR="00000000" w:rsidDel="00000000" w:rsidP="00000000" w:rsidRDefault="00000000" w:rsidRPr="00000000" w14:paraId="0000026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 père uniquement</w:t>
            </w:r>
          </w:p>
          <w:p w:rsidR="00000000" w:rsidDel="00000000" w:rsidP="00000000" w:rsidRDefault="00000000" w:rsidRPr="00000000" w14:paraId="0000026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 père et la mère</w:t>
            </w:r>
          </w:p>
          <w:p w:rsidR="00000000" w:rsidDel="00000000" w:rsidP="00000000" w:rsidRDefault="00000000" w:rsidRPr="00000000" w14:paraId="0000026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 autre adulte ou un aîné</w:t>
            </w:r>
          </w:p>
          <w:p w:rsidR="00000000" w:rsidDel="00000000" w:rsidP="00000000" w:rsidRDefault="00000000" w:rsidRPr="00000000" w14:paraId="0000026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La fille principale elle-même</w:t>
            </w:r>
          </w:p>
          <w:p w:rsidR="00000000" w:rsidDel="00000000" w:rsidP="00000000" w:rsidRDefault="00000000" w:rsidRPr="00000000" w14:paraId="0000026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Cela dépend de la tâche à accomplir ou du jour</w:t>
            </w:r>
          </w:p>
          <w:p w:rsidR="00000000" w:rsidDel="00000000" w:rsidP="00000000" w:rsidRDefault="00000000" w:rsidRPr="00000000" w14:paraId="0000026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Personne ne pourrait réellement changer cette routine</w:t>
            </w:r>
          </w:p>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Q6.8- Quelle est la principale raison pour laquelle il serait difficile ou impossible de mettre en place cette période protégée en soirée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 y a trop de tâches ménagères à effectuer en soirée</w:t>
            </w:r>
          </w:p>
          <w:p w:rsidR="00000000" w:rsidDel="00000000" w:rsidP="00000000" w:rsidRDefault="00000000" w:rsidRPr="00000000" w14:paraId="0000027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Les tâches ménagères doivent être effectuées à ce moment-là</w:t>
            </w:r>
          </w:p>
          <w:p w:rsidR="00000000" w:rsidDel="00000000" w:rsidP="00000000" w:rsidRDefault="00000000" w:rsidRPr="00000000" w14:paraId="0000027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Il n'y a personne d'autre de disponible pour effectuer ces tâches</w:t>
            </w:r>
          </w:p>
          <w:p w:rsidR="00000000" w:rsidDel="00000000" w:rsidP="00000000" w:rsidRDefault="00000000" w:rsidRPr="00000000" w14:paraId="0000027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Les autres enfants sont trop jeunes</w:t>
            </w:r>
          </w:p>
          <w:p w:rsidR="00000000" w:rsidDel="00000000" w:rsidP="00000000" w:rsidRDefault="00000000" w:rsidRPr="00000000" w14:paraId="0000027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garçons ne feraient pas ces tâches</w:t>
            </w:r>
          </w:p>
          <w:p w:rsidR="00000000" w:rsidDel="00000000" w:rsidP="00000000" w:rsidRDefault="00000000" w:rsidRPr="00000000" w14:paraId="0000027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Les adultes ne sont pas disponibles à ce moment-là</w:t>
            </w:r>
          </w:p>
          <w:p w:rsidR="00000000" w:rsidDel="00000000" w:rsidP="00000000" w:rsidRDefault="00000000" w:rsidRPr="00000000" w14:paraId="0000027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La fille principale devrait quand même effectuer les tâches après et se coucher tard</w:t>
            </w:r>
          </w:p>
          <w:p w:rsidR="00000000" w:rsidDel="00000000" w:rsidP="00000000" w:rsidRDefault="00000000" w:rsidRPr="00000000" w14:paraId="0000027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Un autre adulte ne serait pas d'accord</w:t>
            </w:r>
          </w:p>
          <w:p w:rsidR="00000000" w:rsidDel="00000000" w:rsidP="00000000" w:rsidRDefault="00000000" w:rsidRPr="00000000" w14:paraId="0000027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Cela créerait des conflits</w:t>
            </w:r>
          </w:p>
          <w:p w:rsidR="00000000" w:rsidDel="00000000" w:rsidP="00000000" w:rsidRDefault="00000000" w:rsidRPr="00000000" w14:paraId="0000027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Aucun obstacle majeur</w:t>
            </w:r>
          </w:p>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1">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8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28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6.3- Coordination entre les deux parents de la fille  principale</w:t>
      </w:r>
    </w:p>
    <w:p w:rsidR="00000000" w:rsidDel="00000000" w:rsidP="00000000" w:rsidRDefault="00000000" w:rsidRPr="00000000" w14:paraId="00000285">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Nous allons maintenant vous poser quelques questions sur la manière dont vous et l’autre parent, ou l’adulte responsable de l’enfant, vous organisez pour répartir ses tâches domestiques et préserver le temps consacré à sa scolarité. </w:t>
      </w:r>
      <w:r w:rsidDel="00000000" w:rsidR="00000000" w:rsidRPr="00000000">
        <w:rPr>
          <w:rFonts w:ascii="Times New Roman" w:cs="Times New Roman" w:eastAsia="Times New Roman" w:hAnsi="Times New Roman"/>
          <w:color w:val="ff0000"/>
          <w:sz w:val="24"/>
          <w:szCs w:val="24"/>
          <w:rtl w:val="0"/>
        </w:rPr>
        <w:t xml:space="preserve">Sauf indication</w:t>
      </w:r>
      <w:r w:rsidDel="00000000" w:rsidR="00000000" w:rsidRPr="00000000">
        <w:rPr>
          <w:rFonts w:ascii="Times New Roman" w:cs="Times New Roman" w:eastAsia="Times New Roman" w:hAnsi="Times New Roman"/>
          <w:b w:val="1"/>
          <w:bCs w:val="1"/>
          <w:color w:val="ff0000"/>
          <w:sz w:val="24"/>
          <w:szCs w:val="24"/>
          <w:rtl w:val="0"/>
        </w:rPr>
        <w:t xml:space="preserve"> contraire, pensez aux quatre dernières semaines.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 n’y a pas de bonne ou de mauvaise réponse : nous souhaitons connaître vos pratiques habituelles. Si vous êtes seul(e) à prendre ces décisions, veuillez nous le préciser.</w:t>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545"/>
        <w:gridCol w:w="1455"/>
        <w:tblGridChange w:id="0">
          <w:tblGrid>
            <w:gridCol w:w="3000"/>
            <w:gridCol w:w="454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57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Q6.9. Qui décide habituellement des tâches ménagères que les enfants doivent accomplir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mère décide principalement</w:t>
            </w:r>
          </w:p>
          <w:p w:rsidR="00000000" w:rsidDel="00000000" w:rsidP="00000000" w:rsidRDefault="00000000" w:rsidRPr="00000000" w14:paraId="000002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Le père décide principalement </w:t>
            </w:r>
          </w:p>
          <w:p w:rsidR="00000000" w:rsidDel="00000000" w:rsidP="00000000" w:rsidRDefault="00000000" w:rsidRPr="00000000" w14:paraId="0000028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mère et le père décident généralement ensemble</w:t>
            </w:r>
          </w:p>
          <w:p w:rsidR="00000000" w:rsidDel="00000000" w:rsidP="00000000" w:rsidRDefault="00000000" w:rsidRPr="00000000" w14:paraId="000002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La mère décide de la plupart des tâches quotidiennes, mais le père décide des changements importants </w:t>
            </w:r>
          </w:p>
          <w:p w:rsidR="00000000" w:rsidDel="00000000" w:rsidP="00000000" w:rsidRDefault="00000000" w:rsidRPr="00000000" w14:paraId="000002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 autre adulte décide principalement</w:t>
            </w:r>
          </w:p>
          <w:p w:rsidR="00000000" w:rsidDel="00000000" w:rsidP="00000000" w:rsidRDefault="00000000" w:rsidRPr="00000000" w14:paraId="0000029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Les enfants décident surtout entre eux </w:t>
            </w:r>
          </w:p>
          <w:p w:rsidR="00000000" w:rsidDel="00000000" w:rsidP="00000000" w:rsidRDefault="00000000" w:rsidRPr="00000000" w14:paraId="0000029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Il n’y a pas de personne particulière ; les tâches sont attribuées selon les besoins</w:t>
            </w:r>
          </w:p>
          <w:p w:rsidR="00000000" w:rsidDel="00000000" w:rsidP="00000000" w:rsidRDefault="00000000" w:rsidRPr="00000000" w14:paraId="0000029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 Autre</w:t>
            </w:r>
          </w:p>
          <w:p w:rsidR="00000000" w:rsidDel="00000000" w:rsidP="00000000" w:rsidRDefault="00000000" w:rsidRPr="00000000" w14:paraId="0000029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99. Ne sait pas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66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Q6.10. Au cours des quatre dernières semaines, avez-vous eu des discussions spécifiques avec votre partenaire/conjoint au sujet des tâches domestiques accomplies par la fille </w:t>
            </w:r>
            <w:ins w:author="Léonie Koumassa" w:id="0" w:date="2026-10-13T11:33:39Z">
              <w:r w:rsidDel="00000000" w:rsidR="00000000" w:rsidRPr="00000000">
                <w:rPr>
                  <w:rFonts w:ascii="Times New Roman" w:cs="Times New Roman" w:eastAsia="Times New Roman" w:hAnsi="Times New Roman"/>
                  <w:b w:val="1"/>
                  <w:bCs w:val="1"/>
                  <w:sz w:val="24"/>
                  <w:szCs w:val="24"/>
                  <w:rtl w:val="0"/>
                </w:rPr>
                <w:t xml:space="preserve">principale</w:t>
              </w:r>
            </w:ins>
            <w:del w:author="Léonie Koumassa" w:id="0" w:date="2026-10-13T11:33:39Z">
              <w:r w:rsidDel="00000000" w:rsidR="00000000" w:rsidRPr="00000000">
                <w:rPr>
                  <w:rFonts w:ascii="Times New Roman" w:cs="Times New Roman" w:eastAsia="Times New Roman" w:hAnsi="Times New Roman"/>
                  <w:b w:val="1"/>
                  <w:bCs w:val="1"/>
                  <w:sz w:val="24"/>
                  <w:szCs w:val="24"/>
                  <w:rtl w:val="0"/>
                </w:rPr>
                <w:delText xml:space="preserve">focale </w:delText>
              </w:r>
            </w:del>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plusieurs fois</w:t>
            </w:r>
          </w:p>
          <w:p w:rsidR="00000000" w:rsidDel="00000000" w:rsidP="00000000" w:rsidRDefault="00000000" w:rsidRPr="00000000" w14:paraId="00000298">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une ou deux fois</w:t>
            </w:r>
          </w:p>
          <w:p w:rsidR="00000000" w:rsidDel="00000000" w:rsidP="00000000" w:rsidRDefault="00000000" w:rsidRPr="00000000" w14:paraId="00000299">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p w:rsidR="00000000" w:rsidDel="00000000" w:rsidP="00000000" w:rsidRDefault="00000000" w:rsidRPr="00000000" w14:paraId="0000029A">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Ne sait pas / ne se souvient pas</w:t>
            </w:r>
          </w:p>
          <w:p w:rsidR="00000000" w:rsidDel="00000000" w:rsidP="00000000" w:rsidRDefault="00000000" w:rsidRPr="00000000" w14:paraId="0000029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05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Q6.11. La dernière fois que vous avez discuté des travaux domestiques de la fille principale, quelle était la raison principale de cette discussion ?</w:t>
            </w:r>
          </w:p>
          <w:p w:rsidR="00000000" w:rsidDel="00000000" w:rsidP="00000000" w:rsidRDefault="00000000" w:rsidRPr="00000000" w14:paraId="0000029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Décider quelles travaux domestiques  elle doit faire</w:t>
            </w:r>
          </w:p>
          <w:p w:rsidR="00000000" w:rsidDel="00000000" w:rsidP="00000000" w:rsidRDefault="00000000" w:rsidRPr="00000000" w14:paraId="000002A0">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Décider quand elle doit faire ses corvées</w:t>
            </w:r>
          </w:p>
          <w:p w:rsidR="00000000" w:rsidDel="00000000" w:rsidP="00000000" w:rsidRDefault="00000000" w:rsidRPr="00000000" w14:paraId="000002A1">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 exercices de maison</w:t>
            </w:r>
          </w:p>
          <w:p w:rsidR="00000000" w:rsidDel="00000000" w:rsidP="00000000" w:rsidRDefault="00000000" w:rsidRPr="00000000" w14:paraId="000002A2">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était fatiguée ou se couchait tard</w:t>
            </w:r>
          </w:p>
          <w:p w:rsidR="00000000" w:rsidDel="00000000" w:rsidP="00000000" w:rsidRDefault="00000000" w:rsidRPr="00000000" w14:paraId="000002A3">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s’est plainte de la quantité de travail</w:t>
            </w:r>
          </w:p>
          <w:p w:rsidR="00000000" w:rsidDel="00000000" w:rsidP="00000000" w:rsidRDefault="00000000" w:rsidRPr="00000000" w14:paraId="000002A4">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Quelqu’un voulait qu’un autre enfant prenne une partie de ses corvées</w:t>
            </w:r>
          </w:p>
          <w:p w:rsidR="00000000" w:rsidDel="00000000" w:rsidP="00000000" w:rsidRDefault="00000000" w:rsidRPr="00000000" w14:paraId="000002A5">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circonstance du ménage a changé</w:t>
            </w:r>
          </w:p>
          <w:p w:rsidR="00000000" w:rsidDel="00000000" w:rsidP="00000000" w:rsidRDefault="00000000" w:rsidRPr="00000000" w14:paraId="000002A6">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y a eu un désaccord au sujet de ses corvées</w:t>
            </w:r>
          </w:p>
          <w:p w:rsidR="00000000" w:rsidDel="00000000" w:rsidP="00000000" w:rsidRDefault="00000000" w:rsidRPr="00000000" w14:paraId="000002A7">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7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Q6.12 À la suite de cette discussion, y a-t-il eu un changement concernant la répartition des travaux domestiques de la fille principale?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ses travaux domestiques ont été réduits</w:t>
            </w:r>
          </w:p>
          <w:p w:rsidR="00000000" w:rsidDel="00000000" w:rsidP="00000000" w:rsidRDefault="00000000" w:rsidRPr="00000000" w14:paraId="000002AB">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certains travaux domestiques ont été confiés à un autre enfant</w:t>
            </w:r>
          </w:p>
          <w:p w:rsidR="00000000" w:rsidDel="00000000" w:rsidP="00000000" w:rsidRDefault="00000000" w:rsidRPr="00000000" w14:paraId="000002AC">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certains travaux domestiques ont été pris en charge par un adulte</w:t>
            </w:r>
          </w:p>
          <w:p w:rsidR="00000000" w:rsidDel="00000000" w:rsidP="00000000" w:rsidRDefault="00000000" w:rsidRPr="00000000" w14:paraId="000002AD">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le moment où elle fait ses travaux domestiques a changé</w:t>
            </w:r>
          </w:p>
          <w:p w:rsidR="00000000" w:rsidDel="00000000" w:rsidP="00000000" w:rsidRDefault="00000000" w:rsidRPr="00000000" w14:paraId="000002A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un autre changement a été apporté</w:t>
            </w:r>
          </w:p>
          <w:p w:rsidR="00000000" w:rsidDel="00000000" w:rsidP="00000000" w:rsidRDefault="00000000" w:rsidRPr="00000000" w14:paraId="000002A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Aucun changement n’a été fait</w:t>
            </w:r>
          </w:p>
          <w:p w:rsidR="00000000" w:rsidDel="00000000" w:rsidP="00000000" w:rsidRDefault="00000000" w:rsidRPr="00000000" w14:paraId="000002B0">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changement a été convenu mais n’a pas été appliqué</w:t>
            </w:r>
          </w:p>
          <w:p w:rsidR="00000000" w:rsidDel="00000000" w:rsidP="00000000" w:rsidRDefault="00000000" w:rsidRPr="00000000" w14:paraId="000002B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54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Q.6.13 Au cours des quatre dernières semaines, y a-t-il eu une occasion où vous et votre conjoint(e)/partenaire vouliez des choses différentes concernant les travaux domestiques qu’elle devait accomplir ou le moment où elle devait les faire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p w:rsidR="00000000" w:rsidDel="00000000" w:rsidP="00000000" w:rsidRDefault="00000000" w:rsidRPr="00000000" w14:paraId="000002B5">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p w:rsidR="00000000" w:rsidDel="00000000" w:rsidP="00000000" w:rsidRDefault="00000000" w:rsidRPr="00000000" w14:paraId="000002B6">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Ne sait pas / ne se souvient pas</w:t>
            </w:r>
          </w:p>
          <w:p w:rsidR="00000000" w:rsidDel="00000000" w:rsidP="00000000" w:rsidRDefault="00000000" w:rsidRPr="00000000" w14:paraId="000002B7">
            <w:pPr>
              <w:widowControl w:val="0"/>
              <w:spacing w:after="240" w:before="240"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4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Q6.14 La dernière fois que cela s’est produit, sur quoi portait principalement le désaccord ?</w:t>
            </w:r>
          </w:p>
          <w:p w:rsidR="00000000" w:rsidDel="00000000" w:rsidP="00000000" w:rsidRDefault="00000000" w:rsidRPr="00000000" w14:paraId="000002B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quantité de travaux domestiques que la fille principale devait accomplir</w:t>
            </w:r>
          </w:p>
          <w:p w:rsidR="00000000" w:rsidDel="00000000" w:rsidP="00000000" w:rsidRDefault="00000000" w:rsidRPr="00000000" w14:paraId="000002B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tâches qu’elle devait faire</w:t>
            </w:r>
          </w:p>
          <w:p w:rsidR="00000000" w:rsidDel="00000000" w:rsidP="00000000" w:rsidRDefault="00000000" w:rsidRPr="00000000" w14:paraId="000002BD">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autre enfant devait prendre une partie de ses tâches</w:t>
            </w:r>
          </w:p>
          <w:p w:rsidR="00000000" w:rsidDel="00000000" w:rsidP="00000000" w:rsidRDefault="00000000" w:rsidRPr="00000000" w14:paraId="000002BE">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garçon devait faire une partie de ces tâches</w:t>
            </w:r>
          </w:p>
          <w:p w:rsidR="00000000" w:rsidDel="00000000" w:rsidP="00000000" w:rsidRDefault="00000000" w:rsidRPr="00000000" w14:paraId="000002BF">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terminer ses travaux domestiques avant d’étudier</w:t>
            </w:r>
          </w:p>
          <w:p w:rsidR="00000000" w:rsidDel="00000000" w:rsidP="00000000" w:rsidRDefault="00000000" w:rsidRPr="00000000" w14:paraId="000002C0">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être autorisée à arrêter ses travaux domestiques pour étudier</w:t>
            </w:r>
          </w:p>
          <w:p w:rsidR="00000000" w:rsidDel="00000000" w:rsidP="00000000" w:rsidRDefault="00000000" w:rsidRPr="00000000" w14:paraId="000002C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se reposer avant de faire ses travaux domestiques</w:t>
            </w:r>
          </w:p>
          <w:p w:rsidR="00000000" w:rsidDel="00000000" w:rsidP="00000000" w:rsidRDefault="00000000" w:rsidRPr="00000000" w14:paraId="000002C2">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travaux domestiques pouvaient être reportés</w:t>
            </w:r>
          </w:p>
          <w:p w:rsidR="00000000" w:rsidDel="00000000" w:rsidP="00000000" w:rsidRDefault="00000000" w:rsidRPr="00000000" w14:paraId="000002C3">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Q6.15 Qu’est-il finalement arrivé ?</w:t>
            </w:r>
          </w:p>
          <w:p w:rsidR="00000000" w:rsidDel="00000000" w:rsidP="00000000" w:rsidRDefault="00000000" w:rsidRPr="00000000" w14:paraId="000002C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suivi principalement ce que je voulais</w:t>
            </w:r>
          </w:p>
          <w:p w:rsidR="00000000" w:rsidDel="00000000" w:rsidP="00000000" w:rsidRDefault="00000000" w:rsidRPr="00000000" w14:paraId="000002C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suivi principalement ce que le père voulait</w:t>
            </w:r>
          </w:p>
          <w:p w:rsidR="00000000" w:rsidDel="00000000" w:rsidP="00000000" w:rsidRDefault="00000000" w:rsidRPr="00000000" w14:paraId="000002C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sommes parvenus à un compromis</w:t>
            </w:r>
          </w:p>
          <w:p w:rsidR="00000000" w:rsidDel="00000000" w:rsidP="00000000" w:rsidRDefault="00000000" w:rsidRPr="00000000" w14:paraId="000002C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essayé un arrangement puis l’avons changé par la suite</w:t>
            </w:r>
          </w:p>
          <w:p w:rsidR="00000000" w:rsidDel="00000000" w:rsidP="00000000" w:rsidRDefault="00000000" w:rsidRPr="00000000" w14:paraId="000002C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Rien n’a changé car nous n’avons pas pu nous mettre d’accord</w:t>
            </w:r>
          </w:p>
          <w:p w:rsidR="00000000" w:rsidDel="00000000" w:rsidP="00000000" w:rsidRDefault="00000000" w:rsidRPr="00000000" w14:paraId="000002CC">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autre adulte a pris la décision finale</w:t>
            </w:r>
          </w:p>
          <w:p w:rsidR="00000000" w:rsidDel="00000000" w:rsidP="00000000" w:rsidRDefault="00000000" w:rsidRPr="00000000" w14:paraId="000002C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CF">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 : ASPIRATIONS ET VALEUR ACCORDÉE À LA SCOLARISATION DES FILLES</w:t>
      </w:r>
    </w:p>
    <w:p w:rsidR="00000000" w:rsidDel="00000000" w:rsidP="00000000" w:rsidRDefault="00000000" w:rsidRPr="00000000" w14:paraId="000002D0">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les aspirations scolaires des parents pour la fille principale (niveau souhaité vs niveau réaliste), la valeur perçue de l'éducation des filles, ainsi que les arbitrages entre scolarisation et mariage, et entre l'éducation des filles et celle des garçons en cas de ressources limitées.</w:t>
      </w:r>
    </w:p>
    <w:p w:rsidR="00000000" w:rsidDel="00000000" w:rsidP="00000000" w:rsidRDefault="00000000" w:rsidRPr="00000000" w14:paraId="000002D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2">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7.1- Aspirations scolaires pour la fille principale</w:t>
      </w:r>
    </w:p>
    <w:tbl>
      <w:tblPr>
        <w:tblStyle w:val="Table16"/>
        <w:tblW w:w="8886.0" w:type="dxa"/>
        <w:jc w:val="left"/>
        <w:tblInd w:w="24.00000000000012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9999999999995"/>
        <w:gridCol w:w="3240"/>
        <w:gridCol w:w="2430"/>
        <w:tblGridChange w:id="0">
          <w:tblGrid>
            <w:gridCol w:w="3215.9999999999995"/>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D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-Si tout se passait bien, jusqu'à quel niveau souhaiteriez-vous que la fille principale étudie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Terminé le premier cycle</w:t>
            </w:r>
          </w:p>
          <w:p w:rsidR="00000000" w:rsidDel="00000000" w:rsidP="00000000" w:rsidRDefault="00000000" w:rsidRPr="00000000" w14:paraId="000002D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Terminé le second cycle</w:t>
            </w:r>
          </w:p>
          <w:p w:rsidR="00000000" w:rsidDel="00000000" w:rsidP="00000000" w:rsidRDefault="00000000" w:rsidRPr="00000000" w14:paraId="000002D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Université</w:t>
            </w:r>
          </w:p>
          <w:p w:rsidR="00000000" w:rsidDel="00000000" w:rsidP="00000000" w:rsidRDefault="00000000" w:rsidRPr="00000000" w14:paraId="000002D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Autre formation</w:t>
            </w:r>
          </w:p>
          <w:p w:rsidR="00000000" w:rsidDel="00000000" w:rsidP="00000000" w:rsidRDefault="00000000" w:rsidRPr="00000000" w14:paraId="000002DB">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5. S'arrêter à son niveau déjà </w:t>
            </w:r>
            <w:r w:rsidDel="00000000" w:rsidR="00000000" w:rsidRPr="00000000">
              <w:rPr>
                <w:rFonts w:ascii="Times New Roman" w:cs="Times New Roman" w:eastAsia="Times New Roman" w:hAnsi="Times New Roman"/>
                <w:color w:val="ff0000"/>
                <w:sz w:val="24"/>
                <w:szCs w:val="24"/>
                <w:rtl w:val="0"/>
              </w:rPr>
              <w:t xml:space="preserve">(5ème)</w:t>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 à préciser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 s à lire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manière réaliste, jusqu'à quel niveau scolaire ira-t-elle réellement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Terminé le premier cycle</w:t>
            </w:r>
          </w:p>
          <w:p w:rsidR="00000000" w:rsidDel="00000000" w:rsidP="00000000" w:rsidRDefault="00000000" w:rsidRPr="00000000" w14:paraId="000002E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Terminé le second cycle</w:t>
            </w:r>
          </w:p>
          <w:p w:rsidR="00000000" w:rsidDel="00000000" w:rsidP="00000000" w:rsidRDefault="00000000" w:rsidRPr="00000000" w14:paraId="000002E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Université</w:t>
            </w:r>
          </w:p>
          <w:p w:rsidR="00000000" w:rsidDel="00000000" w:rsidP="00000000" w:rsidRDefault="00000000" w:rsidRPr="00000000" w14:paraId="000002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Autre formation</w:t>
            </w:r>
          </w:p>
          <w:p w:rsidR="00000000" w:rsidDel="00000000" w:rsidP="00000000" w:rsidRDefault="00000000" w:rsidRPr="00000000" w14:paraId="000002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S'arrêter à son niveau déjà </w:t>
            </w:r>
            <w:r w:rsidDel="00000000" w:rsidR="00000000" w:rsidRPr="00000000">
              <w:rPr>
                <w:rFonts w:ascii="Times New Roman" w:cs="Times New Roman" w:eastAsia="Times New Roman" w:hAnsi="Times New Roman"/>
                <w:color w:val="ff0000"/>
                <w:sz w:val="24"/>
                <w:szCs w:val="24"/>
                <w:rtl w:val="0"/>
              </w:rPr>
              <w:t xml:space="preserve">(5ème)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Q7.3- Quel est le plus grand avantage si une fille continue plus loin dans ses études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Meilleurs revenus / emploi</w:t>
            </w:r>
          </w:p>
          <w:p w:rsidR="00000000" w:rsidDel="00000000" w:rsidP="00000000" w:rsidRDefault="00000000" w:rsidRPr="00000000" w14:paraId="000002E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Meilleures perspectives de mariage</w:t>
            </w:r>
          </w:p>
          <w:p w:rsidR="00000000" w:rsidDel="00000000" w:rsidP="00000000" w:rsidRDefault="00000000" w:rsidRPr="00000000" w14:paraId="000002E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Plus de respect</w:t>
            </w:r>
          </w:p>
          <w:p w:rsidR="00000000" w:rsidDel="00000000" w:rsidP="00000000" w:rsidRDefault="00000000" w:rsidRPr="00000000" w14:paraId="000002E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Plus d'indépendance</w:t>
            </w:r>
          </w:p>
          <w:p w:rsidR="00000000" w:rsidDel="00000000" w:rsidP="00000000" w:rsidRDefault="00000000" w:rsidRPr="00000000" w14:paraId="000002E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Meilleure future vie de famille</w:t>
            </w:r>
          </w:p>
          <w:p w:rsidR="00000000" w:rsidDel="00000000" w:rsidP="00000000" w:rsidRDefault="00000000" w:rsidRPr="00000000" w14:paraId="000002E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Moins de difficultés</w:t>
            </w:r>
          </w:p>
          <w:p w:rsidR="00000000" w:rsidDel="00000000" w:rsidP="00000000" w:rsidRDefault="00000000" w:rsidRPr="00000000" w14:paraId="000002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p w:rsidR="00000000" w:rsidDel="00000000" w:rsidP="00000000" w:rsidRDefault="00000000" w:rsidRPr="00000000" w14:paraId="000002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3">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F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6">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7.2- Priorités entre scolarisation et mariage</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F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F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01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Q7.4-En pensant à l'avenir d'une fille comme la fille principale, lequel des éléments suivants devrait être une priorité pendant son adolescence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préparer au mariage et à la vie familiale</w:t>
            </w:r>
          </w:p>
          <w:p w:rsidR="00000000" w:rsidDel="00000000" w:rsidP="00000000" w:rsidRDefault="00000000" w:rsidRPr="00000000" w14:paraId="000002F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Poursuivre les études et se préparer à un travail ou à une profession</w:t>
            </w:r>
          </w:p>
          <w:p w:rsidR="00000000" w:rsidDel="00000000" w:rsidP="00000000" w:rsidRDefault="00000000" w:rsidRPr="00000000" w14:paraId="000002F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deux devraient être traités avec la même priorité</w:t>
            </w:r>
          </w:p>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6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Q7.5-Pourquoi dites-vous cela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L'éducation permet d'avoir de meilleures opportunités économiques</w:t>
            </w:r>
          </w:p>
          <w:p w:rsidR="00000000" w:rsidDel="00000000" w:rsidP="00000000" w:rsidRDefault="00000000" w:rsidRPr="00000000" w14:paraId="0000030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L'éducation aide les filles à devenir plus indépendantes</w:t>
            </w:r>
          </w:p>
          <w:p w:rsidR="00000000" w:rsidDel="00000000" w:rsidP="00000000" w:rsidRDefault="00000000" w:rsidRPr="00000000" w14:paraId="0000030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L'éducation profite aux futurs enfants et à la vie familiale</w:t>
            </w:r>
          </w:p>
          <w:p w:rsidR="00000000" w:rsidDel="00000000" w:rsidP="00000000" w:rsidRDefault="00000000" w:rsidRPr="00000000" w14:paraId="0000030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 mariage est le rôle le plus important pour une fille</w:t>
            </w:r>
          </w:p>
          <w:p w:rsidR="00000000" w:rsidDel="00000000" w:rsidP="00000000" w:rsidRDefault="00000000" w:rsidRPr="00000000" w14:paraId="0000030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 mariage apporte sécurité et stabilité</w:t>
            </w:r>
          </w:p>
          <w:p w:rsidR="00000000" w:rsidDel="00000000" w:rsidP="00000000" w:rsidRDefault="00000000" w:rsidRPr="00000000" w14:paraId="0000030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Une fille peut continuer ses études après le mariage</w:t>
            </w:r>
          </w:p>
          <w:p w:rsidR="00000000" w:rsidDel="00000000" w:rsidP="00000000" w:rsidRDefault="00000000" w:rsidRPr="00000000" w14:paraId="0000030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Les deux sont importants pour un avenir réussi</w:t>
            </w:r>
          </w:p>
          <w:p w:rsidR="00000000" w:rsidDel="00000000" w:rsidP="00000000" w:rsidRDefault="00000000" w:rsidRPr="00000000" w14:paraId="0000030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Cela dépend de la fille</w:t>
            </w:r>
          </w:p>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notez la principale raison</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0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0">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7.3- Arbitrage entre l'éducation des filles et des garçons</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4">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Q7.6- L'éducation de quel enfant (garçon ou fille) doit être prioritairement soutenue lorsque les ressources du ménage sont limitées et qu'il faut faire un choix?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L'éducation des garçons est plus importante</w:t>
            </w:r>
          </w:p>
          <w:p w:rsidR="00000000" w:rsidDel="00000000" w:rsidP="00000000" w:rsidRDefault="00000000" w:rsidRPr="00000000" w14:paraId="0000031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L'éducation des filles est plus importante</w:t>
            </w:r>
          </w:p>
          <w:p w:rsidR="00000000" w:rsidDel="00000000" w:rsidP="00000000" w:rsidRDefault="00000000" w:rsidRPr="00000000" w14:paraId="0000031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L'éducation des garçons et des filles est également importante</w:t>
            </w:r>
          </w:p>
          <w:p w:rsidR="00000000" w:rsidDel="00000000" w:rsidP="00000000" w:rsidRDefault="00000000" w:rsidRPr="00000000" w14:paraId="0000031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Cela dépend de la situation</w:t>
            </w:r>
          </w:p>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options de réponses ne sont pas à lire</w:t>
            </w:r>
          </w:p>
        </w:tc>
      </w:tr>
      <w:tr>
        <w:trPr>
          <w:cantSplit w:val="0"/>
          <w:trHeight w:val="78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Q7.7-Pourquoi dites-vous cela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Les garçons sont plus susceptibles de soutenir leurs parents plus tard dans la vie</w:t>
            </w:r>
          </w:p>
          <w:p w:rsidR="00000000" w:rsidDel="00000000" w:rsidP="00000000" w:rsidRDefault="00000000" w:rsidRPr="00000000" w14:paraId="0000031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Les garçons ont de meilleures perspectives d'emploi</w:t>
            </w:r>
          </w:p>
          <w:p w:rsidR="00000000" w:rsidDel="00000000" w:rsidP="00000000" w:rsidRDefault="00000000" w:rsidRPr="00000000" w14:paraId="0000031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filles sont plus susceptibles de se marier et de quitter le ménage</w:t>
            </w:r>
          </w:p>
          <w:p w:rsidR="00000000" w:rsidDel="00000000" w:rsidP="00000000" w:rsidRDefault="00000000" w:rsidRPr="00000000" w14:paraId="0000031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L'éducation des filles est particulièrement importante pour les générations futures</w:t>
            </w:r>
          </w:p>
          <w:p w:rsidR="00000000" w:rsidDel="00000000" w:rsidP="00000000" w:rsidRDefault="00000000" w:rsidRPr="00000000" w14:paraId="0000032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filles et les garçons ont le même potentiel</w:t>
            </w:r>
          </w:p>
          <w:p w:rsidR="00000000" w:rsidDel="00000000" w:rsidP="00000000" w:rsidRDefault="00000000" w:rsidRPr="00000000" w14:paraId="000003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Chaque enfant mérite les mêmes chances en matière d'éducation</w:t>
            </w:r>
          </w:p>
          <w:p w:rsidR="00000000" w:rsidDel="00000000" w:rsidP="00000000" w:rsidRDefault="00000000" w:rsidRPr="00000000" w14:paraId="000003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Cela dépend des capacités ou de la motivation de l'enfant</w:t>
            </w:r>
          </w:p>
          <w:p w:rsidR="00000000" w:rsidDel="00000000" w:rsidP="00000000" w:rsidRDefault="00000000" w:rsidRPr="00000000" w14:paraId="000003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Cela dépend de la situation du ménage</w:t>
            </w:r>
          </w:p>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notez la principale raison</w:t>
            </w:r>
          </w:p>
          <w:p w:rsidR="00000000" w:rsidDel="00000000" w:rsidP="00000000" w:rsidRDefault="00000000" w:rsidRPr="00000000" w14:paraId="0000032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plus à lire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2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spacing w:after="120" w:before="20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MODULE 8A- PERCEPTIONS DES PARENTS SUR LES TÂCHES DOMESTIQUES DES FILLES</w:t>
      </w:r>
    </w:p>
    <w:p w:rsidR="00000000" w:rsidDel="00000000" w:rsidP="00000000" w:rsidRDefault="00000000" w:rsidRPr="00000000" w14:paraId="0000032D">
      <w:pPr>
        <w:spacing w:after="120" w:before="20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Ce module mesure la perception que les parents ont globalement des taches ménagères exécutées par les filles </w:t>
      </w:r>
      <w:commentRangeStart w:id="7"/>
      <w:r w:rsidDel="00000000" w:rsidR="00000000" w:rsidRPr="00000000">
        <w:rPr>
          <w:rFonts w:ascii="Times New Roman" w:cs="Times New Roman" w:eastAsia="Times New Roman" w:hAnsi="Times New Roman"/>
          <w:color w:val="ff0000"/>
          <w:sz w:val="24"/>
          <w:szCs w:val="24"/>
          <w:rtl w:val="0"/>
        </w:rPr>
        <w:t xml:space="preserve">(dans la société ou bien dans son ménage</w:t>
      </w:r>
      <w:commentRangeEnd w:id="7"/>
      <w:r w:rsidDel="00000000" w:rsidR="00000000" w:rsidRPr="00000000">
        <w:commentReference w:id="7"/>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32E">
      <w:pPr>
        <w:spacing w:after="120" w:before="20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Pour les affirmations, utiliser l’échelle suivante : 1 = Pas du tout d’accord ; 2 = Pas d’accord ; 3 =Ni d’accord ni en désaccord, 4= D’accord ; 5 = Tout à fait d’accord </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583.9648437499999"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2">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Perceptions du temps consacré par les filles aux travaux domestiques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Q8A1- Pendant les jours de classe, comment jugez-vous le temps consacré </w:t>
            </w:r>
            <w:commentRangeStart w:id="8"/>
            <w:r w:rsidDel="00000000" w:rsidR="00000000" w:rsidRPr="00000000">
              <w:rPr>
                <w:rFonts w:ascii="Times New Roman" w:cs="Times New Roman" w:eastAsia="Times New Roman" w:hAnsi="Times New Roman"/>
                <w:color w:val="ff0000"/>
                <w:sz w:val="24"/>
                <w:szCs w:val="24"/>
                <w:rtl w:val="0"/>
              </w:rPr>
              <w:t xml:space="preserve">par les filles </w:t>
            </w:r>
            <w:commentRangeEnd w:id="8"/>
            <w:r w:rsidDel="00000000" w:rsidR="00000000" w:rsidRPr="00000000">
              <w:commentReference w:id="8"/>
            </w:r>
            <w:r w:rsidDel="00000000" w:rsidR="00000000" w:rsidRPr="00000000">
              <w:rPr>
                <w:rFonts w:ascii="Times New Roman" w:cs="Times New Roman" w:eastAsia="Times New Roman" w:hAnsi="Times New Roman"/>
                <w:color w:val="ff0000"/>
                <w:sz w:val="24"/>
                <w:szCs w:val="24"/>
                <w:rtl w:val="0"/>
              </w:rPr>
              <w:t xml:space="preserve">aux travaux domestiques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color w:val="ff0000"/>
                <w:sz w:val="24"/>
                <w:szCs w:val="24"/>
              </w:rPr>
            </w:pPr>
            <w:commentRangeStart w:id="9"/>
            <w:r w:rsidDel="00000000" w:rsidR="00000000" w:rsidRPr="00000000">
              <w:rPr>
                <w:rFonts w:ascii="Times New Roman" w:cs="Times New Roman" w:eastAsia="Times New Roman" w:hAnsi="Times New Roman"/>
                <w:color w:val="ff0000"/>
                <w:sz w:val="24"/>
                <w:szCs w:val="24"/>
                <w:rtl w:val="0"/>
              </w:rPr>
              <w:t xml:space="preserve">1=Trop faible </w:t>
            </w:r>
          </w:p>
          <w:p w:rsidR="00000000" w:rsidDel="00000000" w:rsidP="00000000" w:rsidRDefault="00000000" w:rsidRPr="00000000" w14:paraId="00000337">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Convenable </w:t>
            </w:r>
          </w:p>
          <w:p w:rsidR="00000000" w:rsidDel="00000000" w:rsidP="00000000" w:rsidRDefault="00000000" w:rsidRPr="00000000" w14:paraId="00000338">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Trop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1909.82421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color w:val="ff0000"/>
                <w:sz w:val="24"/>
                <w:szCs w:val="24"/>
              </w:rPr>
            </w:pPr>
            <w:commentRangeEnd w:id="9"/>
            <w:r w:rsidDel="00000000" w:rsidR="00000000" w:rsidRPr="00000000">
              <w:commentReference w:id="9"/>
            </w:r>
            <w:r w:rsidDel="00000000" w:rsidR="00000000" w:rsidRPr="00000000">
              <w:rPr>
                <w:rFonts w:ascii="Times New Roman" w:cs="Times New Roman" w:eastAsia="Times New Roman" w:hAnsi="Times New Roman"/>
                <w:color w:val="ff0000"/>
                <w:sz w:val="24"/>
                <w:szCs w:val="24"/>
                <w:rtl w:val="0"/>
              </w:rPr>
              <w:t xml:space="preserve">Q8A2- Le temps consacré aux travaux domestiques laisse</w:t>
            </w:r>
            <w:commentRangeStart w:id="10"/>
            <w:r w:rsidDel="00000000" w:rsidR="00000000" w:rsidRPr="00000000">
              <w:rPr>
                <w:rFonts w:ascii="Times New Roman" w:cs="Times New Roman" w:eastAsia="Times New Roman" w:hAnsi="Times New Roman"/>
                <w:color w:val="ff0000"/>
                <w:sz w:val="24"/>
                <w:szCs w:val="24"/>
                <w:rtl w:val="0"/>
              </w:rPr>
              <w:t xml:space="preserve"> aux filles</w:t>
            </w:r>
            <w:commentRangeEnd w:id="10"/>
            <w:r w:rsidDel="00000000" w:rsidR="00000000" w:rsidRPr="00000000">
              <w:commentReference w:id="10"/>
            </w:r>
            <w:r w:rsidDel="00000000" w:rsidR="00000000" w:rsidRPr="00000000">
              <w:rPr>
                <w:rFonts w:ascii="Times New Roman" w:cs="Times New Roman" w:eastAsia="Times New Roman" w:hAnsi="Times New Roman"/>
                <w:color w:val="ff0000"/>
                <w:sz w:val="24"/>
                <w:szCs w:val="24"/>
                <w:rtl w:val="0"/>
              </w:rPr>
              <w:t xml:space="preserve"> suffisamment de temps pour étudier.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Perception du lien entre travaux domestiques, fatigue et disponibilité pour les devoirs</w:t>
            </w:r>
            <w:r w:rsidDel="00000000" w:rsidR="00000000" w:rsidRPr="00000000">
              <w:rPr>
                <w:rFonts w:ascii="Times New Roman" w:cs="Times New Roman" w:eastAsia="Times New Roman" w:hAnsi="Times New Roman"/>
                <w:color w:val="ff0000"/>
                <w:sz w:val="24"/>
                <w:szCs w:val="24"/>
                <w:rtl w:val="0"/>
              </w:rPr>
              <w:t xml:space="preserv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Q8A3-Les travaux domestiques peuvent fatiguer les filles au point de les empêcher de se concentrer sur leurs études.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42">
            <w:pPr>
              <w:spacing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43">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Q8A4- Les travaux domestiques peuvent empêcher les filles de terminer leurs devoirs scolaires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color w:val="ff0000"/>
                <w:sz w:val="24"/>
                <w:szCs w:val="24"/>
              </w:rPr>
            </w:pPr>
            <w:commentRangeStart w:id="11"/>
            <w:r w:rsidDel="00000000" w:rsidR="00000000" w:rsidRPr="00000000">
              <w:rPr>
                <w:rFonts w:ascii="Times New Roman" w:cs="Times New Roman" w:eastAsia="Times New Roman" w:hAnsi="Times New Roman"/>
                <w:b w:val="1"/>
                <w:bCs w:val="1"/>
                <w:color w:val="ff0000"/>
                <w:sz w:val="24"/>
                <w:szCs w:val="24"/>
                <w:rtl w:val="0"/>
              </w:rPr>
              <w:t xml:space="preserve">Perception des rôles des filles et des garçons dans les tâches domestiques</w:t>
            </w:r>
            <w:r w:rsidDel="00000000" w:rsidR="00000000" w:rsidRPr="00000000">
              <w:rPr>
                <w:rFonts w:ascii="Times New Roman" w:cs="Times New Roman" w:eastAsia="Times New Roman" w:hAnsi="Times New Roman"/>
                <w:color w:val="ff0000"/>
                <w:sz w:val="24"/>
                <w:szCs w:val="24"/>
                <w:rtl w:val="0"/>
              </w:rPr>
              <w:t xml:space="preserve"> </w:t>
            </w:r>
            <w:commentRangeEnd w:id="11"/>
            <w:r w:rsidDel="00000000" w:rsidR="00000000" w:rsidRPr="00000000">
              <w:commentReference w:id="1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Q8A5-</w:t>
            </w:r>
            <w:r w:rsidDel="00000000" w:rsidR="00000000" w:rsidRPr="00000000">
              <w:rPr>
                <w:rFonts w:ascii="Times New Roman" w:cs="Times New Roman" w:eastAsia="Times New Roman" w:hAnsi="Times New Roman"/>
                <w:color w:val="ff0000"/>
                <w:sz w:val="24"/>
                <w:szCs w:val="24"/>
                <w:rtl w:val="0"/>
              </w:rPr>
              <w:t xml:space="preserve">À âge égal, les filles et les garçons devraient partager équitablement les tâches domestiques.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Q8A6- Les tâches domestiques sont principalement la responsabilité des filles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Q8A7-</w:t>
            </w:r>
            <w:r w:rsidDel="00000000" w:rsidR="00000000" w:rsidRPr="00000000">
              <w:rPr>
                <w:rFonts w:ascii="Times New Roman" w:cs="Times New Roman" w:eastAsia="Times New Roman" w:hAnsi="Times New Roman"/>
                <w:color w:val="ff0000"/>
                <w:sz w:val="24"/>
                <w:szCs w:val="24"/>
                <w:rtl w:val="0"/>
              </w:rPr>
              <w:t xml:space="preserve"> Les garçons devraient aussi participer à la cuisine, au nettoyage et à la garde des plus jeunes, selon leur âge.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Importance accordée à la protection du temps d’étude des filles</w:t>
            </w:r>
            <w:r w:rsidDel="00000000" w:rsidR="00000000" w:rsidRPr="00000000">
              <w:rPr>
                <w:rFonts w:ascii="Times New Roman" w:cs="Times New Roman" w:eastAsia="Times New Roman" w:hAnsi="Times New Roman"/>
                <w:color w:val="ff0000"/>
                <w:sz w:val="24"/>
                <w:szCs w:val="24"/>
                <w:rtl w:val="0"/>
              </w:rPr>
              <w:t xml:space="preserv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Q8A8-</w:t>
            </w:r>
            <w:r w:rsidDel="00000000" w:rsidR="00000000" w:rsidRPr="00000000">
              <w:rPr>
                <w:rFonts w:ascii="Times New Roman" w:cs="Times New Roman" w:eastAsia="Times New Roman" w:hAnsi="Times New Roman"/>
                <w:color w:val="ff0000"/>
                <w:sz w:val="24"/>
                <w:szCs w:val="24"/>
                <w:rtl w:val="0"/>
              </w:rPr>
              <w:t xml:space="preserve">Les filles doivent disposer chaque jour d’un temps réservé aux études, sans être sollicitées pour les travaux domestiques.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59">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5A">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Totalement en désaccord ; 2 = En désaccord; 3 = Ni en accord, ni en désaccord, 4=D’accord ; 5 = Totalement d’accord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Q8A9- </w:t>
            </w:r>
            <w:r w:rsidDel="00000000" w:rsidR="00000000" w:rsidRPr="00000000">
              <w:rPr>
                <w:rFonts w:ascii="Times New Roman" w:cs="Times New Roman" w:eastAsia="Times New Roman" w:hAnsi="Times New Roman"/>
                <w:color w:val="ff0000"/>
                <w:sz w:val="24"/>
                <w:szCs w:val="24"/>
                <w:rtl w:val="0"/>
              </w:rPr>
              <w:t xml:space="preserve">Pendant les examens, la charge domestique </w:t>
            </w:r>
            <w:commentRangeStart w:id="12"/>
            <w:r w:rsidDel="00000000" w:rsidR="00000000" w:rsidRPr="00000000">
              <w:rPr>
                <w:rFonts w:ascii="Times New Roman" w:cs="Times New Roman" w:eastAsia="Times New Roman" w:hAnsi="Times New Roman"/>
                <w:color w:val="ff0000"/>
                <w:sz w:val="24"/>
                <w:szCs w:val="24"/>
                <w:rtl w:val="0"/>
              </w:rPr>
              <w:t xml:space="preserve">des filles</w:t>
            </w:r>
            <w:commentRangeEnd w:id="12"/>
            <w:r w:rsidDel="00000000" w:rsidR="00000000" w:rsidRPr="00000000">
              <w:commentReference w:id="12"/>
            </w:r>
            <w:r w:rsidDel="00000000" w:rsidR="00000000" w:rsidRPr="00000000">
              <w:rPr>
                <w:rFonts w:ascii="Times New Roman" w:cs="Times New Roman" w:eastAsia="Times New Roman" w:hAnsi="Times New Roman"/>
                <w:color w:val="ff0000"/>
                <w:sz w:val="24"/>
                <w:szCs w:val="24"/>
                <w:rtl w:val="0"/>
              </w:rPr>
              <w:t xml:space="preserve"> devrait être réduite.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Q8A10- Les parents devraient organiser les tâches domestiques en tenant compte des horaires scolaires et des devoirs des filles.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36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 : </w:t>
      </w:r>
      <w:r w:rsidDel="00000000" w:rsidR="00000000" w:rsidRPr="00000000">
        <w:rPr>
          <w:rFonts w:ascii="Times New Roman" w:cs="Times New Roman" w:eastAsia="Times New Roman" w:hAnsi="Times New Roman"/>
          <w:b w:val="1"/>
          <w:bCs w:val="1"/>
          <w:color w:val="ff0000"/>
          <w:sz w:val="24"/>
          <w:szCs w:val="24"/>
          <w:rtl w:val="0"/>
        </w:rPr>
        <w:t xml:space="preserve">PERCEPTION DES COÛTS SCOLAIRES </w:t>
      </w:r>
      <w:commentRangeStart w:id="13"/>
      <w:r w:rsidDel="00000000" w:rsidR="00000000" w:rsidRPr="00000000">
        <w:rPr>
          <w:rFonts w:ascii="Times New Roman" w:cs="Times New Roman" w:eastAsia="Times New Roman" w:hAnsi="Times New Roman"/>
          <w:b w:val="1"/>
          <w:bCs w:val="1"/>
          <w:sz w:val="24"/>
          <w:szCs w:val="24"/>
          <w:rtl w:val="0"/>
        </w:rPr>
        <w:t xml:space="preserve">COÛT PERÇU</w:t>
      </w:r>
      <w:commentRangeEnd w:id="13"/>
      <w:r w:rsidDel="00000000" w:rsidR="00000000" w:rsidRPr="00000000">
        <w:commentReference w:id="13"/>
      </w:r>
      <w:r w:rsidDel="00000000" w:rsidR="00000000" w:rsidRPr="00000000">
        <w:rPr>
          <w:rFonts w:ascii="Times New Roman" w:cs="Times New Roman" w:eastAsia="Times New Roman" w:hAnsi="Times New Roman"/>
          <w:b w:val="1"/>
          <w:bCs w:val="1"/>
          <w:sz w:val="24"/>
          <w:szCs w:val="24"/>
          <w:rtl w:val="0"/>
        </w:rPr>
        <w:t xml:space="preserve"> DES TÂCHES MÉNAGÈRES, DES INTERRUPTIONS ET DE LA FATIGUE SUR L'ÉDUCATION (Q)</w:t>
      </w:r>
    </w:p>
    <w:p w:rsidR="00000000" w:rsidDel="00000000" w:rsidP="00000000" w:rsidRDefault="00000000" w:rsidRPr="00000000" w14:paraId="00000367">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la perception qu'ont les parents du coût des tâches ménagères du soir sur la scolarité des filles. Il couvre quatre dimensions : la réduction du temps d'étude, les interruptions pendant les études, le manque de repos avant les études, ainsi que la fatigue ou le fait de se coucher tard.</w:t>
      </w:r>
    </w:p>
    <w:p w:rsidR="00000000" w:rsidDel="00000000" w:rsidP="00000000" w:rsidRDefault="00000000" w:rsidRPr="00000000" w14:paraId="00000368">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Consigne à lire </w:t>
      </w:r>
      <w:r w:rsidDel="00000000" w:rsidR="00000000" w:rsidRPr="00000000">
        <w:rPr>
          <w:rFonts w:ascii="Times New Roman" w:cs="Times New Roman" w:eastAsia="Times New Roman" w:hAnsi="Times New Roman"/>
          <w:i w:val="1"/>
          <w:iCs w:val="1"/>
          <w:sz w:val="24"/>
          <w:szCs w:val="24"/>
          <w:rtl w:val="0"/>
        </w:rPr>
        <w:t xml:space="preserve">au répondant</w:t>
      </w:r>
      <w:r w:rsidDel="00000000" w:rsidR="00000000" w:rsidRPr="00000000">
        <w:rPr>
          <w:rFonts w:ascii="Times New Roman" w:cs="Times New Roman" w:eastAsia="Times New Roman" w:hAnsi="Times New Roman"/>
          <w:i w:val="1"/>
          <w:iCs w:val="1"/>
          <w:sz w:val="24"/>
          <w:szCs w:val="24"/>
          <w:rtl w:val="0"/>
        </w:rPr>
        <w:t xml:space="preserve"> : Je vais maintenant vous décrire des exemples de soirées d'école pour une fille du même âge que la fille principale. Nous ne vous demandons pas ce que votre ménage devrait faire. Nous voulons simplement savoir si, selon vous, ces différences auraient un effet sur la capacité de la fille à étudier, à préparer ses cours ou à être attentive à l'école.</w:t>
      </w:r>
    </w:p>
    <w:p w:rsidR="00000000" w:rsidDel="00000000" w:rsidP="00000000" w:rsidRDefault="00000000" w:rsidRPr="00000000" w14:paraId="00000369">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8.1- Effet d'un allègement des tâches ménagères sur la préparation aux cours</w:t>
      </w:r>
    </w:p>
    <w:p w:rsidR="00000000" w:rsidDel="00000000" w:rsidP="00000000" w:rsidRDefault="00000000" w:rsidRPr="00000000" w14:paraId="0000036A">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Dans de nombreux ménages, lorsqu'une fille rentre de l'école en fin de journée, elle commence par aider aux tâches ménagères (chercher de l'eau, cuisiner, faire la vaisselle, balayer, nettoyer la cuisine ou s'occuper des plus jeunes enfants), puis elle mange et étudie s'il lui reste du temps. Imaginez maintenant que, la plupart des soirs après l'école, cette fille ait moins de tâches ménagères à accomplir et dispose donc de plus de temps pour réviser ses leçons avant de se coucher.</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E">
            <w:pPr>
              <w:spacing w:after="40" w:line="360" w:lineRule="auto"/>
              <w:jc w:val="both"/>
              <w:rPr>
                <w:rFonts w:ascii="Times New Roman" w:cs="Times New Roman" w:eastAsia="Times New Roman" w:hAnsi="Times New Roman"/>
                <w:b w:val="1"/>
                <w:bCs w:val="1"/>
                <w:sz w:val="24"/>
                <w:szCs w:val="24"/>
              </w:rPr>
            </w:pPr>
            <w:commentRangeStart w:id="14"/>
            <w:r w:rsidDel="00000000" w:rsidR="00000000" w:rsidRPr="00000000">
              <w:rPr>
                <w:rFonts w:ascii="Times New Roman" w:cs="Times New Roman" w:eastAsia="Times New Roman" w:hAnsi="Times New Roman"/>
                <w:sz w:val="24"/>
                <w:szCs w:val="24"/>
                <w:rtl w:val="0"/>
              </w:rPr>
              <w:t xml:space="preserve">Q8.1</w:t>
            </w:r>
            <w:commentRangeEnd w:id="14"/>
            <w:r w:rsidDel="00000000" w:rsidR="00000000" w:rsidRPr="00000000">
              <w:commentReference w:id="14"/>
            </w:r>
            <w:r w:rsidDel="00000000" w:rsidR="00000000" w:rsidRPr="00000000">
              <w:rPr>
                <w:rFonts w:ascii="Times New Roman" w:cs="Times New Roman" w:eastAsia="Times New Roman" w:hAnsi="Times New Roman"/>
                <w:b w:val="1"/>
                <w:bCs w:val="1"/>
                <w:sz w:val="24"/>
                <w:szCs w:val="24"/>
                <w:rtl w:val="0"/>
              </w:rPr>
              <w:t xml:space="preserve">- Dans quelle mesure pourrait-elle être mieux préparée pour les cours du lendemain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F">
            <w:pPr>
              <w:spacing w:after="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 Non, elle ne serait pas mieux préparée</w:t>
            </w:r>
          </w:p>
          <w:p w:rsidR="00000000" w:rsidDel="00000000" w:rsidP="00000000" w:rsidRDefault="00000000" w:rsidRPr="00000000" w14:paraId="0000037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elle serait </w:t>
            </w:r>
            <w:r w:rsidDel="00000000" w:rsidR="00000000" w:rsidRPr="00000000">
              <w:rPr>
                <w:rFonts w:ascii="Times New Roman" w:cs="Times New Roman" w:eastAsia="Times New Roman" w:hAnsi="Times New Roman"/>
                <w:color w:val="ff0000"/>
                <w:sz w:val="24"/>
                <w:szCs w:val="24"/>
                <w:rtl w:val="0"/>
              </w:rPr>
              <w:t xml:space="preserve">un peu bien</w:t>
            </w:r>
            <w:r w:rsidDel="00000000" w:rsidR="00000000" w:rsidRPr="00000000">
              <w:rPr>
                <w:rFonts w:ascii="Times New Roman" w:cs="Times New Roman" w:eastAsia="Times New Roman" w:hAnsi="Times New Roman"/>
                <w:sz w:val="24"/>
                <w:szCs w:val="24"/>
                <w:rtl w:val="0"/>
              </w:rPr>
              <w:t xml:space="preserve"> préparée</w:t>
            </w:r>
          </w:p>
          <w:p w:rsidR="00000000" w:rsidDel="00000000" w:rsidP="00000000" w:rsidRDefault="00000000" w:rsidRPr="00000000" w14:paraId="0000037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Elle serait plus ou moins bien préparée</w:t>
            </w:r>
          </w:p>
          <w:p w:rsidR="00000000" w:rsidDel="00000000" w:rsidP="00000000" w:rsidRDefault="00000000" w:rsidRPr="00000000" w14:paraId="0000037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Elle serait juste un peu préparée</w:t>
            </w:r>
          </w:p>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p w:rsidR="00000000" w:rsidDel="00000000" w:rsidP="00000000" w:rsidRDefault="00000000" w:rsidRPr="00000000" w14:paraId="0000037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bl>
    <w:p w:rsidR="00000000" w:rsidDel="00000000" w:rsidP="00000000" w:rsidRDefault="00000000" w:rsidRPr="00000000" w14:paraId="0000037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after="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8.1- Effet d'un allègement des tâches ménagères sur la préparation aux cours</w:t>
      </w:r>
      <w:r w:rsidDel="00000000" w:rsidR="00000000" w:rsidRPr="00000000">
        <w:rPr>
          <w:rtl w:val="0"/>
        </w:rPr>
      </w:r>
    </w:p>
    <w:p w:rsidR="00000000" w:rsidDel="00000000" w:rsidP="00000000" w:rsidRDefault="00000000" w:rsidRPr="00000000" w14:paraId="00000378">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8.2- Effet des interruptions pendant l'étude</w:t>
      </w:r>
    </w:p>
    <w:p w:rsidR="00000000" w:rsidDel="00000000" w:rsidP="00000000" w:rsidRDefault="00000000" w:rsidRPr="00000000" w14:paraId="00000379">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Imaginez maintenant que cette fille étudie pendant une heure le soir. Dans un premier cas, elle étudie pendant toute cette heure sans être interrompue. Dans un autre cas, elle étudie toujours pendant une heure au total, mais on l'appelle une ou deux fois pour effectuer des tâches ménagères, puis elle revient poursuivre ses études.</w:t>
      </w:r>
    </w:p>
    <w:p w:rsidR="00000000" w:rsidDel="00000000" w:rsidP="00000000" w:rsidRDefault="00000000" w:rsidRPr="00000000" w14:paraId="0000037A">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5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Q8.2- Pensez-vous qu'éviter ces interruptions lui permettrait de mieux apprendre pendant ce temps d'étude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F">
            <w:pPr>
              <w:spacing w:after="40" w:line="360" w:lineRule="auto"/>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Non, cela améliorerait pas</w:t>
            </w:r>
          </w:p>
          <w:p w:rsidR="00000000" w:rsidDel="00000000" w:rsidP="00000000" w:rsidRDefault="00000000" w:rsidRPr="00000000" w14:paraId="00000380">
            <w:pPr>
              <w:spacing w:after="40" w:line="360" w:lineRule="auto"/>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Oui, cela améliorerait un peu</w:t>
            </w:r>
          </w:p>
          <w:p w:rsidR="00000000" w:rsidDel="00000000" w:rsidP="00000000" w:rsidRDefault="00000000" w:rsidRPr="00000000" w14:paraId="00000381">
            <w:pPr>
              <w:spacing w:after="40" w:line="360" w:lineRule="auto"/>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Oui, cela améliorerait dans une certaine mesure</w:t>
            </w:r>
          </w:p>
          <w:p w:rsidR="00000000" w:rsidDel="00000000" w:rsidP="00000000" w:rsidRDefault="00000000" w:rsidRPr="00000000" w14:paraId="00000382">
            <w:pPr>
              <w:spacing w:after="40" w:line="360" w:lineRule="auto"/>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4 Oui, cela n’améliorerait beaucoup</w:t>
            </w:r>
          </w:p>
          <w:p w:rsidR="00000000" w:rsidDel="00000000" w:rsidP="00000000" w:rsidRDefault="00000000" w:rsidRPr="00000000" w14:paraId="00000383">
            <w:pPr>
              <w:spacing w:after="40" w:line="360" w:lineRule="auto"/>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5 Cela pourrait aggraver les choses</w:t>
            </w:r>
          </w:p>
          <w:p w:rsidR="00000000" w:rsidDel="00000000" w:rsidP="00000000" w:rsidRDefault="00000000" w:rsidRPr="00000000" w14:paraId="00000384">
            <w:pPr>
              <w:spacing w:after="40" w:line="360"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color w:val="444746"/>
                <w:sz w:val="21"/>
                <w:szCs w:val="21"/>
                <w:rtl w:val="0"/>
              </w:rPr>
              <w:t xml:space="preserve">96 Refus</w:t>
            </w:r>
            <w:r w:rsidDel="00000000" w:rsidR="00000000" w:rsidRPr="00000000">
              <w:rPr>
                <w:rtl w:val="0"/>
              </w:rPr>
            </w:r>
          </w:p>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bl>
    <w:p w:rsidR="00000000" w:rsidDel="00000000" w:rsidP="00000000" w:rsidRDefault="00000000" w:rsidRPr="00000000" w14:paraId="0000038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8.3- Effet du temps de repos avant l'étude</w:t>
      </w:r>
    </w:p>
    <w:p w:rsidR="00000000" w:rsidDel="00000000" w:rsidP="00000000" w:rsidRDefault="00000000" w:rsidRPr="00000000" w14:paraId="00000389">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Imaginez maintenant deux soirées : lors de la première, la fille rentre de l'école et commence immédiatement les tâches ménagères avant d'étudier ; lors de la deuxième, elle dispose d'abord d'un peu de temps pour se reposer, se laver, manger ou prendre soin d'elle, puis elle étudie. Supposez qu'elle étudie pendant la même durée lors des deux soirées.</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8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Q8.3- Pensez-vous que le fait d'avoir du temps pour se reposer avant d'étudier améliorerait la qualité de ses études ce soir-là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Non, cela n'améliorerait pas la qualité de ses études</w:t>
            </w:r>
          </w:p>
          <w:p w:rsidR="00000000" w:rsidDel="00000000" w:rsidP="00000000" w:rsidRDefault="00000000" w:rsidRPr="00000000" w14:paraId="0000038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cela améliorerait un peu la façon dont elle étudie</w:t>
            </w:r>
          </w:p>
          <w:p w:rsidR="00000000" w:rsidDel="00000000" w:rsidP="00000000" w:rsidRDefault="00000000" w:rsidRPr="00000000" w14:paraId="0000039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cela améliorerait la façon dont elle étudie dans une certaine mesure</w:t>
            </w:r>
          </w:p>
          <w:p w:rsidR="00000000" w:rsidDel="00000000" w:rsidP="00000000" w:rsidRDefault="00000000" w:rsidRPr="00000000" w14:paraId="0000039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 cela améliorerait beaucoup la façon dont elle étudie</w:t>
            </w:r>
          </w:p>
          <w:p w:rsidR="00000000" w:rsidDel="00000000" w:rsidP="00000000" w:rsidRDefault="00000000" w:rsidRPr="00000000" w14:paraId="0000039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pourrait aggraver les choses</w:t>
            </w:r>
          </w:p>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bl>
    <w:p w:rsidR="00000000" w:rsidDel="00000000" w:rsidP="00000000" w:rsidRDefault="00000000" w:rsidRPr="00000000" w14:paraId="0000039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8.4- Effet du sommeil sur l'attention en classe</w:t>
      </w:r>
    </w:p>
    <w:p w:rsidR="00000000" w:rsidDel="00000000" w:rsidP="00000000" w:rsidRDefault="00000000" w:rsidRPr="00000000" w14:paraId="00000396">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Scénario à lire : Imaginez maintenant qu'à cause des activités du soir, une fille finit souvent tard et dort moins les soirs d'école.</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9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9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52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Q8.4-Si sa routine du soir changeait de façon à ce qu'elle finisse plus tôt et dorme davantage, pensez-vous que cela améliorerait son attention en classe le lendemain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Non, cela n'améliorerait pas son niveau d'attention en classe</w:t>
            </w:r>
          </w:p>
          <w:p w:rsidR="00000000" w:rsidDel="00000000" w:rsidP="00000000" w:rsidRDefault="00000000" w:rsidRPr="00000000" w14:paraId="0000039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cela améliorerait légèrement son niveau d'attention en classe</w:t>
            </w:r>
          </w:p>
          <w:p w:rsidR="00000000" w:rsidDel="00000000" w:rsidP="00000000" w:rsidRDefault="00000000" w:rsidRPr="00000000" w14:paraId="0000039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cela améliorerait son niveau d'attention en classe dans une certaine mesure</w:t>
            </w:r>
          </w:p>
          <w:p w:rsidR="00000000" w:rsidDel="00000000" w:rsidP="00000000" w:rsidRDefault="00000000" w:rsidRPr="00000000" w14:paraId="0000039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 cela améliorerait beaucoup son niveau d'attention en classe</w:t>
            </w:r>
          </w:p>
          <w:p w:rsidR="00000000" w:rsidDel="00000000" w:rsidP="00000000" w:rsidRDefault="00000000" w:rsidRPr="00000000" w14:paraId="0000039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pourrait aggraver les choses</w:t>
            </w:r>
          </w:p>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Posez la question aux parents et ensuite sonder la force de son opinion sur le oui.</w:t>
            </w:r>
          </w:p>
        </w:tc>
      </w:tr>
    </w:tbl>
    <w:p w:rsidR="00000000" w:rsidDel="00000000" w:rsidP="00000000" w:rsidRDefault="00000000" w:rsidRPr="00000000" w14:paraId="000003A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A3">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 : RÉPARTITION TRADITIONNELLE DES TÂCHES MÉNAGÈRES ET REMISE EN QUESTION</w:t>
      </w:r>
    </w:p>
    <w:p w:rsidR="00000000" w:rsidDel="00000000" w:rsidP="00000000" w:rsidRDefault="00000000" w:rsidRPr="00000000" w14:paraId="000003A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si l'organisation actuelle des tâches ménagères de la fille principale semble reproduire des pratiques familiales héritées ou si le ménage a activement reconsidéré et adapté ces pratiques aux exigences scolaires.</w:t>
      </w:r>
    </w:p>
    <w:p w:rsidR="00000000" w:rsidDel="00000000" w:rsidP="00000000" w:rsidRDefault="00000000" w:rsidRPr="00000000" w14:paraId="000003A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9.1- Héritage intergénérationnel de la répartition des tâches</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7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9">
            <w:pPr>
              <w:spacing w:after="40" w:line="360" w:lineRule="auto"/>
              <w:jc w:val="both"/>
              <w:rPr>
                <w:rFonts w:ascii="Times New Roman" w:cs="Times New Roman" w:eastAsia="Times New Roman" w:hAnsi="Times New Roman"/>
                <w:b w:val="1"/>
                <w:bCs w:val="1"/>
                <w:sz w:val="24"/>
                <w:szCs w:val="24"/>
              </w:rPr>
            </w:pPr>
            <w:commentRangeStart w:id="15"/>
            <w:r w:rsidDel="00000000" w:rsidR="00000000" w:rsidRPr="00000000">
              <w:rPr>
                <w:rFonts w:ascii="Times New Roman" w:cs="Times New Roman" w:eastAsia="Times New Roman" w:hAnsi="Times New Roman"/>
                <w:sz w:val="24"/>
                <w:szCs w:val="24"/>
                <w:highlight w:val="yellow"/>
                <w:rtl w:val="0"/>
              </w:rPr>
              <w:t xml:space="preserve">Q9.1</w:t>
            </w:r>
            <w:commentRangeEnd w:id="15"/>
            <w:r w:rsidDel="00000000" w:rsidR="00000000" w:rsidRPr="00000000">
              <w:commentReference w:id="15"/>
            </w:r>
            <w:r w:rsidDel="00000000" w:rsidR="00000000" w:rsidRPr="00000000">
              <w:rPr>
                <w:rFonts w:ascii="Times New Roman" w:cs="Times New Roman" w:eastAsia="Times New Roman" w:hAnsi="Times New Roman"/>
                <w:b w:val="1"/>
                <w:bCs w:val="1"/>
                <w:sz w:val="24"/>
                <w:szCs w:val="24"/>
                <w:rtl w:val="0"/>
              </w:rPr>
              <w:t xml:space="preserve">- En pensant au ménage dans lequel vous avez grandi, diriez-vous que les filles étaient généralement plus attentives pour faire les tâches ménagères quotidiennes que les garçons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les filles faisaient beaucoup plus de tâches ménagères</w:t>
            </w:r>
          </w:p>
          <w:p w:rsidR="00000000" w:rsidDel="00000000" w:rsidP="00000000" w:rsidRDefault="00000000" w:rsidRPr="00000000" w14:paraId="000003A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les filles faisaient légèrement plus de tâches ménagères</w:t>
            </w:r>
          </w:p>
          <w:p w:rsidR="00000000" w:rsidDel="00000000" w:rsidP="00000000" w:rsidRDefault="00000000" w:rsidRPr="00000000" w14:paraId="000003A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filles et les garçons faisaient à peu près la même chose</w:t>
            </w:r>
          </w:p>
          <w:p w:rsidR="00000000" w:rsidDel="00000000" w:rsidP="00000000" w:rsidRDefault="00000000" w:rsidRPr="00000000" w14:paraId="000003A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Les garçons faisaient légèrement plus de tâches ménagères</w:t>
            </w:r>
          </w:p>
          <w:p w:rsidR="00000000" w:rsidDel="00000000" w:rsidP="00000000" w:rsidRDefault="00000000" w:rsidRPr="00000000" w14:paraId="000003A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garçons faisaient beaucoup plus de tâches ménagères</w:t>
            </w:r>
          </w:p>
          <w:p w:rsidR="00000000" w:rsidDel="00000000" w:rsidP="00000000" w:rsidRDefault="00000000" w:rsidRPr="00000000" w14:paraId="000003A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Il n'y avait pas à la fois des filles et des garçons dans ce ménage</w:t>
            </w:r>
          </w:p>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Ne s'en souvient pas</w:t>
            </w:r>
          </w:p>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Refus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Q9.2-Par rapport à ce que vous avez connu en grandissant, comment la répartition des tâches ménagères pour la fille principale est-elle organisée aujourd'hui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Très similaire</w:t>
            </w:r>
          </w:p>
          <w:p w:rsidR="00000000" w:rsidDel="00000000" w:rsidP="00000000" w:rsidRDefault="00000000" w:rsidRPr="00000000" w14:paraId="000003B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Plutôt similaire</w:t>
            </w:r>
          </w:p>
          <w:p w:rsidR="00000000" w:rsidDel="00000000" w:rsidP="00000000" w:rsidRDefault="00000000" w:rsidRPr="00000000" w14:paraId="000003B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Plutôt différent</w:t>
            </w:r>
          </w:p>
          <w:p w:rsidR="00000000" w:rsidDel="00000000" w:rsidP="00000000" w:rsidRDefault="00000000" w:rsidRPr="00000000" w14:paraId="000003B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Très différent</w:t>
            </w:r>
          </w:p>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Ne peut pas comparer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Q9.3- Avant cette enquête, avez-vous déjà sérieusement réfléchi à la possibilité de modifier les tâches ménagères de la fille principale les jours d'école en raison de sa scolarité, de ses devoirs, de son besoin de repos ou de la fatigue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souvent</w:t>
            </w:r>
          </w:p>
          <w:p w:rsidR="00000000" w:rsidDel="00000000" w:rsidP="00000000" w:rsidRDefault="00000000" w:rsidRPr="00000000" w14:paraId="000003B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parfois</w:t>
            </w:r>
          </w:p>
          <w:p w:rsidR="00000000" w:rsidDel="00000000" w:rsidP="00000000" w:rsidRDefault="00000000" w:rsidRPr="00000000" w14:paraId="000003B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Rarement</w:t>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Jamais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bl>
    <w:p w:rsidR="00000000" w:rsidDel="00000000" w:rsidP="00000000" w:rsidRDefault="00000000" w:rsidRPr="00000000" w14:paraId="000003C0">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1">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9.2- Origine de l'organisation actuelle des tâches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88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Q9.4- Laquelle des affirmations suivantes décrit le mieux la façon dont l'organisation actuelle des tâches ménagères de la fille principale a été mise en place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Nous avons principalement conservé la manière dont les tâches étaient organisées lorsque nous avons grandi</w:t>
            </w:r>
          </w:p>
          <w:p w:rsidR="00000000" w:rsidDel="00000000" w:rsidP="00000000" w:rsidRDefault="00000000" w:rsidRPr="00000000" w14:paraId="000003C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Nous avons volontairement changé l'organisation des tâches parce que l'école exige aujourd'hui davantage de temps</w:t>
            </w:r>
          </w:p>
          <w:p w:rsidR="00000000" w:rsidDel="00000000" w:rsidP="00000000" w:rsidRDefault="00000000" w:rsidRPr="00000000" w14:paraId="000003C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Nous avons volontairement changé l'organisation des tâches parce que nous accordons désormais davantage d'importance au temps d'étude ou au repos des filles</w:t>
            </w:r>
          </w:p>
          <w:p w:rsidR="00000000" w:rsidDel="00000000" w:rsidP="00000000" w:rsidRDefault="00000000" w:rsidRPr="00000000" w14:paraId="000003C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Elle est principalement déterminée par les besoins pratiques du ménage</w:t>
            </w:r>
          </w:p>
          <w:p w:rsidR="00000000" w:rsidDel="00000000" w:rsidP="00000000" w:rsidRDefault="00000000" w:rsidRPr="00000000" w14:paraId="000003C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s'est progressivement mis en place, sans qu'il y ait vraiment eu de discussions</w:t>
            </w:r>
          </w:p>
          <w:p w:rsidR="00000000" w:rsidDel="00000000" w:rsidP="00000000" w:rsidRDefault="00000000" w:rsidRPr="00000000" w14:paraId="000003C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Elle est principalement déterminée par les préférences d'un autre adulte du ménage</w:t>
            </w:r>
          </w:p>
          <w:p w:rsidR="00000000" w:rsidDel="00000000" w:rsidP="00000000" w:rsidRDefault="00000000" w:rsidRPr="00000000" w14:paraId="00000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0">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D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Q9.5- Si l'organisation actuelle des tâches ménagères est similaire à celle que vous avez connue en grandissant, quelle en est la principale raison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Cela fonctionne bien</w:t>
            </w:r>
          </w:p>
          <w:p w:rsidR="00000000" w:rsidDel="00000000" w:rsidP="00000000" w:rsidRDefault="00000000" w:rsidRPr="00000000" w14:paraId="000003D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C'est la bonne façon d'élever les enfants</w:t>
            </w:r>
          </w:p>
          <w:p w:rsidR="00000000" w:rsidDel="00000000" w:rsidP="00000000" w:rsidRDefault="00000000" w:rsidRPr="00000000" w14:paraId="000003D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C'est ainsi que les choses se font habituellement</w:t>
            </w:r>
          </w:p>
          <w:p w:rsidR="00000000" w:rsidDel="00000000" w:rsidP="00000000" w:rsidRDefault="00000000" w:rsidRPr="00000000" w14:paraId="000003D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Je n'ai jamais vraiment envisagé de le changer</w:t>
            </w:r>
          </w:p>
          <w:p w:rsidR="00000000" w:rsidDel="00000000" w:rsidP="00000000" w:rsidRDefault="00000000" w:rsidRPr="00000000" w14:paraId="000003D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Il serait difficile de modifier cette organisation en pratique</w:t>
            </w:r>
          </w:p>
          <w:p w:rsidR="00000000" w:rsidDel="00000000" w:rsidP="00000000" w:rsidRDefault="00000000" w:rsidRPr="00000000" w14:paraId="000003D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Les autres adultes ne soutiendraient pas ce changement</w:t>
            </w:r>
          </w:p>
          <w:p w:rsidR="00000000" w:rsidDel="00000000" w:rsidP="00000000" w:rsidRDefault="00000000" w:rsidRPr="00000000" w14:paraId="000003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modalités de réponse ne sont pas lire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DF">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E0">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10 : NORMES COMMUNAUTAIRES CONCERNANT LA PARTICIPATION DES GARÇONS AUX TÂCHES DOMESTIQUES</w:t>
      </w:r>
    </w:p>
    <w:p w:rsidR="00000000" w:rsidDel="00000000" w:rsidP="00000000" w:rsidRDefault="00000000" w:rsidRPr="00000000" w14:paraId="000003E1">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court module mesure si les normes de la communauté ou la pression sociale rendent difficile, pour les ménages, la réattribution de certaines tâches ménagères des filles aux garçons pendant l'année scolaire.</w:t>
      </w:r>
    </w:p>
    <w:p w:rsidR="00000000" w:rsidDel="00000000" w:rsidP="00000000" w:rsidRDefault="00000000" w:rsidRPr="00000000" w14:paraId="000003E2">
      <w:pPr>
        <w:spacing w:after="80" w:before="120"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Module 10.1- Perception sociale de la participation des garçons et </w:t>
      </w:r>
      <w:r w:rsidDel="00000000" w:rsidR="00000000" w:rsidRPr="00000000">
        <w:rPr>
          <w:rFonts w:ascii="Times New Roman" w:cs="Times New Roman" w:eastAsia="Times New Roman" w:hAnsi="Times New Roman"/>
          <w:b w:val="1"/>
          <w:bCs w:val="1"/>
          <w:color w:val="ff0000"/>
          <w:sz w:val="24"/>
          <w:szCs w:val="24"/>
          <w:rtl w:val="0"/>
        </w:rPr>
        <w:t xml:space="preserve">des filles aux tâches domestiques </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E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6">
            <w:pPr>
              <w:spacing w:after="40" w:line="360" w:lineRule="auto"/>
              <w:jc w:val="both"/>
              <w:rPr>
                <w:rFonts w:ascii="Times New Roman" w:cs="Times New Roman" w:eastAsia="Times New Roman" w:hAnsi="Times New Roman"/>
                <w:b w:val="1"/>
                <w:bCs w:val="1"/>
                <w:sz w:val="24"/>
                <w:szCs w:val="24"/>
              </w:rPr>
            </w:pPr>
            <w:commentRangeStart w:id="16"/>
            <w:r w:rsidDel="00000000" w:rsidR="00000000" w:rsidRPr="00000000">
              <w:rPr>
                <w:rFonts w:ascii="Times New Roman" w:cs="Times New Roman" w:eastAsia="Times New Roman" w:hAnsi="Times New Roman"/>
                <w:b w:val="1"/>
                <w:bCs w:val="1"/>
                <w:sz w:val="24"/>
                <w:szCs w:val="24"/>
                <w:highlight w:val="yellow"/>
                <w:rtl w:val="0"/>
              </w:rPr>
              <w:t xml:space="preserve">Q10.1</w:t>
            </w:r>
            <w:commentRangeEnd w:id="16"/>
            <w:r w:rsidDel="00000000" w:rsidR="00000000" w:rsidRPr="00000000">
              <w:commentReference w:id="16"/>
            </w:r>
            <w:r w:rsidDel="00000000" w:rsidR="00000000" w:rsidRPr="00000000">
              <w:rPr>
                <w:rFonts w:ascii="Times New Roman" w:cs="Times New Roman" w:eastAsia="Times New Roman" w:hAnsi="Times New Roman"/>
                <w:b w:val="1"/>
                <w:bCs w:val="1"/>
                <w:sz w:val="24"/>
                <w:szCs w:val="24"/>
                <w:rtl w:val="0"/>
              </w:rPr>
              <w:t xml:space="preserve">-Dans cette communauté, si un garçon participait régulièrement aux tâches ménagères (balayer, faire la vaisselle, aller chercher de l'eau, s'occuper des plus jeunes enfants), que penserait la plupart des gens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Ils penseraient que c'est bien</w:t>
            </w:r>
          </w:p>
          <w:p w:rsidR="00000000" w:rsidDel="00000000" w:rsidP="00000000" w:rsidRDefault="00000000" w:rsidRPr="00000000" w14:paraId="000003E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Ils penseraient que c'est acceptable / normal</w:t>
            </w:r>
          </w:p>
          <w:p w:rsidR="00000000" w:rsidDel="00000000" w:rsidP="00000000" w:rsidRDefault="00000000" w:rsidRPr="00000000" w14:paraId="000003E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Cela ne leur poserait pas de problème</w:t>
            </w:r>
          </w:p>
          <w:p w:rsidR="00000000" w:rsidDel="00000000" w:rsidP="00000000" w:rsidRDefault="00000000" w:rsidRPr="00000000" w14:paraId="000003E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4.Certaines personnes n'approuveraient pas</w:t>
            </w:r>
          </w:p>
          <w:p w:rsidR="00000000" w:rsidDel="00000000" w:rsidP="00000000" w:rsidRDefault="00000000" w:rsidRPr="00000000" w14:paraId="000003E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5.De nombreuses personnes n'approuveraient pas</w:t>
            </w:r>
          </w:p>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4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E">
            <w:pPr>
              <w:spacing w:after="40" w:line="360" w:lineRule="auto"/>
              <w:jc w:val="both"/>
              <w:rPr>
                <w:rFonts w:ascii="Times New Roman" w:cs="Times New Roman" w:eastAsia="Times New Roman" w:hAnsi="Times New Roman"/>
                <w:b w:val="1"/>
                <w:bCs w:val="1"/>
                <w:sz w:val="24"/>
                <w:szCs w:val="24"/>
              </w:rPr>
            </w:pPr>
            <w:commentRangeStart w:id="17"/>
            <w:r w:rsidDel="00000000" w:rsidR="00000000" w:rsidRPr="00000000">
              <w:rPr>
                <w:rFonts w:ascii="Times New Roman" w:cs="Times New Roman" w:eastAsia="Times New Roman" w:hAnsi="Times New Roman"/>
                <w:b w:val="1"/>
                <w:bCs w:val="1"/>
                <w:sz w:val="24"/>
                <w:szCs w:val="24"/>
                <w:rtl w:val="0"/>
              </w:rPr>
              <w:t xml:space="preserve">Q10.2</w:t>
            </w:r>
            <w:commentRangeEnd w:id="17"/>
            <w:r w:rsidDel="00000000" w:rsidR="00000000" w:rsidRPr="00000000">
              <w:commentReference w:id="17"/>
            </w:r>
            <w:r w:rsidDel="00000000" w:rsidR="00000000" w:rsidRPr="00000000">
              <w:rPr>
                <w:rFonts w:ascii="Times New Roman" w:cs="Times New Roman" w:eastAsia="Times New Roman" w:hAnsi="Times New Roman"/>
                <w:b w:val="1"/>
                <w:bCs w:val="1"/>
                <w:sz w:val="24"/>
                <w:szCs w:val="24"/>
                <w:rtl w:val="0"/>
              </w:rPr>
              <w:t xml:space="preserve">-Si les parents demandaient à un garçon de faire davantage de tâches ménagères afin que sa sœur ait plus de temps pour étudier, que penserait la plupart des gens </w:t>
            </w:r>
            <w:commentRangeStart w:id="18"/>
            <w:r w:rsidDel="00000000" w:rsidR="00000000" w:rsidRPr="00000000">
              <w:rPr>
                <w:rFonts w:ascii="Times New Roman" w:cs="Times New Roman" w:eastAsia="Times New Roman" w:hAnsi="Times New Roman"/>
                <w:b w:val="1"/>
                <w:bCs w:val="1"/>
                <w:sz w:val="24"/>
                <w:szCs w:val="24"/>
                <w:rtl w:val="0"/>
              </w:rPr>
              <w:t xml:space="preserve">dans cette communauté ?</w:t>
            </w:r>
            <w:commentRangeEnd w:id="18"/>
            <w:r w:rsidDel="00000000" w:rsidR="00000000" w:rsidRPr="00000000">
              <w:commentReference w:id="18"/>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Ils penseraient que c'est une bonne chose</w:t>
            </w:r>
          </w:p>
          <w:p w:rsidR="00000000" w:rsidDel="00000000" w:rsidP="00000000" w:rsidRDefault="00000000" w:rsidRPr="00000000" w14:paraId="000003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Ils penseraient que c'est acceptable / normal</w:t>
            </w:r>
          </w:p>
          <w:p w:rsidR="00000000" w:rsidDel="00000000" w:rsidP="00000000" w:rsidRDefault="00000000" w:rsidRPr="00000000" w14:paraId="000003F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Cela ne leur poserait pas de problème</w:t>
            </w:r>
          </w:p>
          <w:p w:rsidR="00000000" w:rsidDel="00000000" w:rsidP="00000000" w:rsidRDefault="00000000" w:rsidRPr="00000000" w14:paraId="000003F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Certaines personnes n'approuveraient pas</w:t>
            </w:r>
          </w:p>
          <w:p w:rsidR="00000000" w:rsidDel="00000000" w:rsidP="00000000" w:rsidRDefault="00000000" w:rsidRPr="00000000" w14:paraId="000003F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5.De nombreuses personnes n'approuveraient pas</w:t>
            </w:r>
          </w:p>
          <w:p w:rsidR="00000000" w:rsidDel="00000000" w:rsidP="00000000" w:rsidRDefault="00000000" w:rsidRPr="00000000" w14:paraId="000003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6">
            <w:pPr>
              <w:spacing w:after="40" w:line="360" w:lineRule="auto"/>
              <w:jc w:val="both"/>
              <w:rPr>
                <w:rFonts w:ascii="Times New Roman" w:cs="Times New Roman" w:eastAsia="Times New Roman" w:hAnsi="Times New Roman"/>
                <w:b w:val="1"/>
                <w:bCs w:val="1"/>
                <w:sz w:val="24"/>
                <w:szCs w:val="24"/>
              </w:rPr>
            </w:pPr>
            <w:commentRangeStart w:id="19"/>
            <w:r w:rsidDel="00000000" w:rsidR="00000000" w:rsidRPr="00000000">
              <w:rPr>
                <w:rFonts w:ascii="Times New Roman" w:cs="Times New Roman" w:eastAsia="Times New Roman" w:hAnsi="Times New Roman"/>
                <w:b w:val="1"/>
                <w:bCs w:val="1"/>
                <w:sz w:val="24"/>
                <w:szCs w:val="24"/>
                <w:rtl w:val="0"/>
              </w:rPr>
              <w:t xml:space="preserve">Q10.3</w:t>
            </w:r>
            <w:commentRangeEnd w:id="19"/>
            <w:r w:rsidDel="00000000" w:rsidR="00000000" w:rsidRPr="00000000">
              <w:commentReference w:id="19"/>
            </w:r>
            <w:r w:rsidDel="00000000" w:rsidR="00000000" w:rsidRPr="00000000">
              <w:rPr>
                <w:rFonts w:ascii="Times New Roman" w:cs="Times New Roman" w:eastAsia="Times New Roman" w:hAnsi="Times New Roman"/>
                <w:b w:val="1"/>
                <w:bCs w:val="1"/>
                <w:sz w:val="24"/>
                <w:szCs w:val="24"/>
                <w:rtl w:val="0"/>
              </w:rPr>
              <w:t xml:space="preserve">-Y a-t-il des tâches ménagères que les garçons de cet âge ne devraient pas faire, car les gens de la communauté les critiqueraient ou désapprouveraient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3F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3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w:t>
            </w:r>
            <w:commentRangeStart w:id="20"/>
            <w:r w:rsidDel="00000000" w:rsidR="00000000" w:rsidRPr="00000000">
              <w:rPr>
                <w:rFonts w:ascii="Times New Roman" w:cs="Times New Roman" w:eastAsia="Times New Roman" w:hAnsi="Times New Roman"/>
                <w:b w:val="1"/>
                <w:bCs w:val="1"/>
                <w:sz w:val="24"/>
                <w:szCs w:val="24"/>
                <w:rtl w:val="0"/>
              </w:rPr>
              <w:t xml:space="preserve">10.4</w:t>
            </w:r>
            <w:commentRangeEnd w:id="20"/>
            <w:r w:rsidDel="00000000" w:rsidR="00000000" w:rsidRPr="00000000">
              <w:commentReference w:id="20"/>
            </w:r>
            <w:r w:rsidDel="00000000" w:rsidR="00000000" w:rsidRPr="00000000">
              <w:rPr>
                <w:rFonts w:ascii="Times New Roman" w:cs="Times New Roman" w:eastAsia="Times New Roman" w:hAnsi="Times New Roman"/>
                <w:b w:val="1"/>
                <w:bCs w:val="1"/>
                <w:sz w:val="24"/>
                <w:szCs w:val="24"/>
                <w:rtl w:val="0"/>
              </w:rPr>
              <w:t xml:space="preserve">-Si oui, lesquelles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3F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3F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3F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40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40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Garde d'enfants</w:t>
            </w:r>
          </w:p>
          <w:p w:rsidR="00000000" w:rsidDel="00000000" w:rsidP="00000000" w:rsidRDefault="00000000" w:rsidRPr="00000000" w14:paraId="0000040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Faire la lessive</w:t>
            </w:r>
          </w:p>
          <w:p w:rsidR="00000000" w:rsidDel="00000000" w:rsidP="00000000" w:rsidRDefault="00000000" w:rsidRPr="00000000" w14:paraId="0000040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40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6">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cochez toutes les réponses mentionnées</w:t>
            </w:r>
          </w:p>
          <w:p w:rsidR="00000000" w:rsidDel="00000000" w:rsidP="00000000" w:rsidRDefault="00000000" w:rsidRPr="00000000" w14:paraId="000004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8">
            <w:pPr>
              <w:spacing w:after="40" w:line="360" w:lineRule="auto"/>
              <w:jc w:val="both"/>
              <w:rPr>
                <w:rFonts w:ascii="Times New Roman" w:cs="Times New Roman" w:eastAsia="Times New Roman" w:hAnsi="Times New Roman"/>
                <w:b w:val="1"/>
                <w:bCs w:val="1"/>
                <w:sz w:val="24"/>
                <w:szCs w:val="24"/>
              </w:rPr>
            </w:pPr>
            <w:commentRangeStart w:id="21"/>
            <w:r w:rsidDel="00000000" w:rsidR="00000000" w:rsidRPr="00000000">
              <w:rPr>
                <w:rFonts w:ascii="Times New Roman" w:cs="Times New Roman" w:eastAsia="Times New Roman" w:hAnsi="Times New Roman"/>
                <w:b w:val="1"/>
                <w:bCs w:val="1"/>
                <w:sz w:val="24"/>
                <w:szCs w:val="24"/>
                <w:rtl w:val="0"/>
              </w:rPr>
              <w:t xml:space="preserve">Autre</w:t>
            </w:r>
            <w:commentRangeEnd w:id="21"/>
            <w:r w:rsidDel="00000000" w:rsidR="00000000" w:rsidRPr="00000000">
              <w:commentReference w:id="21"/>
            </w:r>
            <w:r w:rsidDel="00000000" w:rsidR="00000000" w:rsidRPr="00000000">
              <w:rPr>
                <w:rFonts w:ascii="Times New Roman" w:cs="Times New Roman" w:eastAsia="Times New Roman" w:hAnsi="Times New Roman"/>
                <w:b w:val="1"/>
                <w:bCs w:val="1"/>
                <w:sz w:val="24"/>
                <w:szCs w:val="24"/>
                <w:rtl w:val="0"/>
              </w:rPr>
              <w:t xml:space="preserv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40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4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D">
      <w:pPr>
        <w:spacing w:after="160" w:line="360" w:lineRule="auto"/>
        <w:jc w:val="both"/>
        <w:rPr>
          <w:rFonts w:ascii="Times New Roman" w:cs="Times New Roman" w:eastAsia="Times New Roman" w:hAnsi="Times New Roman"/>
          <w:b w:val="1"/>
          <w:bCs w:val="1"/>
          <w:sz w:val="24"/>
          <w:szCs w:val="24"/>
        </w:rPr>
      </w:pPr>
      <w:commentRangeStart w:id="22"/>
      <w:r w:rsidDel="00000000" w:rsidR="00000000" w:rsidRPr="00000000">
        <w:rPr>
          <w:rFonts w:ascii="Times New Roman" w:cs="Times New Roman" w:eastAsia="Times New Roman" w:hAnsi="Times New Roman"/>
          <w:b w:val="1"/>
          <w:bCs w:val="1"/>
          <w:sz w:val="24"/>
          <w:szCs w:val="24"/>
          <w:rtl w:val="0"/>
        </w:rPr>
        <w:t xml:space="preserve">MODULE 1</w:t>
      </w:r>
      <w:commentRangeEnd w:id="22"/>
      <w:r w:rsidDel="00000000" w:rsidR="00000000" w:rsidRPr="00000000">
        <w:commentReference w:id="22"/>
      </w:r>
      <w:r w:rsidDel="00000000" w:rsidR="00000000" w:rsidRPr="00000000">
        <w:rPr>
          <w:rFonts w:ascii="Times New Roman" w:cs="Times New Roman" w:eastAsia="Times New Roman" w:hAnsi="Times New Roman"/>
          <w:b w:val="1"/>
          <w:bCs w:val="1"/>
          <w:sz w:val="24"/>
          <w:szCs w:val="24"/>
          <w:rtl w:val="0"/>
        </w:rPr>
        <w:t xml:space="preserve">2: CLÔTURE</w:t>
      </w:r>
    </w:p>
    <w:p w:rsidR="00000000" w:rsidDel="00000000" w:rsidP="00000000" w:rsidRDefault="00000000" w:rsidRPr="00000000" w14:paraId="0000040E">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Cette dernière section enregistre l'heure de fin d'entretien et son statut d'achèvement.</w:t>
      </w:r>
    </w:p>
    <w:p w:rsidR="00000000" w:rsidDel="00000000" w:rsidP="00000000" w:rsidRDefault="00000000" w:rsidRPr="00000000" w14:paraId="0000040F">
      <w:pPr>
        <w:spacing w:after="80" w:before="120" w:line="360" w:lineRule="auto"/>
        <w:jc w:val="both"/>
        <w:rPr>
          <w:rFonts w:ascii="Times New Roman" w:cs="Times New Roman" w:eastAsia="Times New Roman" w:hAnsi="Times New Roman"/>
          <w:b w:val="1"/>
          <w:bCs w:val="1"/>
          <w:sz w:val="24"/>
          <w:szCs w:val="24"/>
        </w:rPr>
      </w:pPr>
      <w:commentRangeStart w:id="23"/>
      <w:r w:rsidDel="00000000" w:rsidR="00000000" w:rsidRPr="00000000">
        <w:rPr>
          <w:rFonts w:ascii="Times New Roman" w:cs="Times New Roman" w:eastAsia="Times New Roman" w:hAnsi="Times New Roman"/>
          <w:b w:val="1"/>
          <w:bCs w:val="1"/>
          <w:sz w:val="24"/>
          <w:szCs w:val="24"/>
          <w:rtl w:val="0"/>
        </w:rPr>
        <w:t xml:space="preserve">Module 11.1</w:t>
      </w:r>
      <w:commentRangeEnd w:id="23"/>
      <w:r w:rsidDel="00000000" w:rsidR="00000000" w:rsidRPr="00000000">
        <w:commentReference w:id="23"/>
      </w:r>
      <w:r w:rsidDel="00000000" w:rsidR="00000000" w:rsidRPr="00000000">
        <w:rPr>
          <w:rFonts w:ascii="Times New Roman" w:cs="Times New Roman" w:eastAsia="Times New Roman" w:hAnsi="Times New Roman"/>
          <w:b w:val="1"/>
          <w:bCs w:val="1"/>
          <w:sz w:val="24"/>
          <w:szCs w:val="24"/>
          <w:rtl w:val="0"/>
        </w:rPr>
        <w:t xml:space="preserve">- Fin de l'entretien</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Heure de fin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Format : MM/DD/YYYY, H:MIN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complète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Complète</w:t>
            </w:r>
          </w:p>
          <w:p w:rsidR="00000000" w:rsidDel="00000000" w:rsidP="00000000" w:rsidRDefault="00000000" w:rsidRPr="00000000" w14:paraId="0000041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Partiellement complète</w:t>
            </w:r>
          </w:p>
          <w:p w:rsidR="00000000" w:rsidDel="00000000" w:rsidP="00000000" w:rsidRDefault="00000000" w:rsidRPr="00000000" w14:paraId="000004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 répondant a arrêté</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C">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Allosse" w:id="22" w:date="2026-10-14T16:10:44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module sert à deux choses pour le HFC : savoir si l’entretien est complet, et calculer les taux de réponse de chaque enqueteur.</w:t>
      </w:r>
    </w:p>
  </w:comment>
  <w:comment w:author="Léonie Koumassa" w:id="7" w:date="2026-10-13T10:45:18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voir</w:t>
      </w:r>
    </w:p>
  </w:comment>
  <w:comment w:author="Léonie Koumassa" w:id="8" w:date="2026-10-13T10:39:07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es ce qu'on ne va pas mettre ta fille. es ce qu'on fait une perception globale des parents envers les filles? ou bien on bien on spécifie pour sa fille à lui/elle</w:t>
      </w:r>
    </w:p>
  </w:comment>
  <w:comment w:author="Léonie Koumassa" w:id="11" w:date="2026-10-13T11:00:19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ce que en faisant ceci, on a encore besoin des questions de la perception sur le module 10 qui parle de la perception de la communauté sur le travail domestique des garcons</w:t>
      </w:r>
    </w:p>
  </w:comment>
  <w:comment w:author="Léonie Koumassa" w:id="10" w:date="2026-10-13T10:40:0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fille ou les filles</w:t>
      </w:r>
    </w:p>
  </w:comment>
  <w:comment w:author="Miguel Allosse" w:id="20" w:date="2026-10-14T15:19:30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Q10.4 est un choix multiple sans protection. Un enquêteur pourrait cocher « Chercher de l’eau » et « Ne sait pas » ensemble.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donc rendre incompatible ces deux modalite</w:t>
      </w:r>
    </w:p>
  </w:comment>
  <w:comment w:author="Léonie Koumassa" w:id="13" w:date="2026-10-13T11:11:51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w:t>
      </w:r>
    </w:p>
  </w:comment>
  <w:comment w:author="Léonie Koumassa" w:id="5" w:date="2026-10-15T15:21:07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supprimer</w:t>
      </w:r>
    </w:p>
  </w:comment>
  <w:comment w:author="Miguel Allosse" w:id="21" w:date="2026-10-14T15:54:0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aucun refus (96) dans le module. Q10.4 n’a ni 96 ni 99.</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que on peut les ajouter.</w:t>
      </w:r>
    </w:p>
  </w:comment>
  <w:comment w:author="Léonie Koumassa" w:id="6" w:date="2026-10-07T10:59:55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w:t>
      </w:r>
    </w:p>
  </w:comment>
  <w:comment w:author="Miguel Allosse" w:id="15" w:date="2026-10-13T19:58:53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Probleme 1:</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Q9.1 pose une question qui ne correspond pas à ses modalités. Elle demande si les filles étaient « plus attentives pour faire les tâches », alors que les réponses portent sur la quantité de tâches (« faisaient beaucoup plus de tâches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 de solution.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Q9.1 reformulée : « En pensant au ménage dans lequel vous avez grandi, diriez-vous que les filles faisaient généralement plus de tâches ménagères quotidiennes que les garçons ?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codes 1 à 5 restent identiques, de « les filles beaucoup plus » à « les garçons beaucoup plus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Le code 6 devient 97, « Il n’y avait pas à la fois des filles et des garçons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7 devient 99.</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 : les options ne sont pas lues.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probleme 2: Les codes spéciaux ne suivent pas la convention. ( ce qui est tres mauvais pour les analyses qu on aura a faire).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Q9.1 : le code 7 « Ne s’en souvient pas » devrait être 99. Le code 6 « Il n’y avait pas à la fois des filles et des garçons » est une modalité « non applicable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Q9.2 : le code 5 « Ne peut pas comparer » est aussi un cas non applicable.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Q9.2 à Q9.5 n’ont ni refus (96) ni « ne sait pas » (99).</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donc simplement ajouter refus(96) et ne sait pas( 99) de Q9.2 a Q9.5.</w:t>
      </w:r>
    </w:p>
  </w:comment>
  <w:comment w:author="Léonie Koumassa" w:id="2" w:date="2026-10-15T14:56:33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l’instruction actuelle dit de ne pas lire les modalités. Le répondant citerait alors spontanément quelques tâches, et on perdrait les autres. Je propose de lire chaque tâche à voix haute. Chaque tâche est ainsi proposée à tous les ménages, comme dans une liste fixe, sans poser neuf fois une question de filtrage. De Lucien</w:t>
      </w:r>
    </w:p>
  </w:comment>
  <w:comment w:author="Léonie Koumassa" w:id="4" w:date="2026-10-15T15:22:05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n'est pas clair. ON va l'enlever et ajouter plutot</w:t>
      </w:r>
    </w:p>
  </w:comment>
  <w:comment w:author="Léonie Koumassa" w:id="9" w:date="2026-10-13T10:35:37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voir avec la question 7.1. es ce que quelque chose n'est pas repeté?</w:t>
      </w:r>
    </w:p>
  </w:comment>
  <w:comment w:author="Miguel Allosse" w:id="14" w:date="2026-10-13T18:37:58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pose problème: Observations personnelle: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Q8.1 n’a pas la même échelle que Q8.2 à Q8.4.</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Q8.1 a 3 niveaux, Q8.2 à Q8.4 en ont 5.</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Q8.1 n’a pas de modalité « non, pas mieux préparée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enquêteur qui passe d’une question à l’autre risque de se tromper de code, et l’analyse ne peut pas comparer les quatre items.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seule échelle pour Q8.1 à Q8.4.</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Non, cela n’améliorerait pas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Oui, un peu</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Oui, dans une certaine mesure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Oui, beaucoup</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Cela pourrait aggraver les choses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Refus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Ne sait pas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libellés s’adaptent à chaque question (préparation, qualité d’étude, attention en classe)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scenario j ai pense a tirage aleatoire dans le deroulement sur terrain ( votre point de vu?)</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option est de tirer l’ordre des quatre scénarios au hasard avec randomize dans SurveyCTO.</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évite l’effet d’ordre, mais complique un peu la programmation.( on va essayer).</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l’ordre aléatoire, je propose deux ordres seulement : direct (8.1 à 8.4) et inversé (8.4 à 8.1), tirés au hasard une fois par interview.</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Avantage du tirage aleatoire: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L’ordre tiré est enregistré dans les données, ce qui permet de mesurer l’effet d’ordre à l’analyse cela nous permettra de voir quelle alternative a plus d effet.</w:t>
      </w:r>
    </w:p>
  </w:comment>
  <w:comment w:author="Léonie Koumassa" w:id="3" w:date="2026-10-15T15:06:44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w:t>
      </w:r>
    </w:p>
  </w:comment>
  <w:comment w:author="Miguel Allosse" w:id="23" w:date="2026-10-14T17:05:55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pose problème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numérotation est incohérente. L’en-tête dit « Module 12 » et le sous-module « 11.1 », et le module 11 n’existe pas.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L’heure de fin est saisie à la main. Elle peut être fausse, et le format MM/DD/YYYY prête à confusion entre jour et mois.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statuts se recoupent. « Partiellement complète » et « Le répondant a arrêté » décrivent presque la même situation, puisqu’un entretien arrêté est forcément partiel. Aucune raison d’arrêt n’est enregistrée.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résultat de la visite n’existe pas. Quand le ménage refuse, que le répondant est absent ou que l’adresse est introuvable, l’entretien ne démarre jamais et rien n’est enregistré. Sans cette information, on ne peut pas calculer les taux de réponse ni de refus par enquêteur.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Heures automatiques : heure_debut vient de la métadonnée start de SurveyCTO. heure_fin utilise end et un champ now() en dernier. Le format interne est AAAA-MM-JJ hh:mm. Un champ duration donne la durée totale.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final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Complète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Partiellement complète (entretien terminé, certaines questions sans réponse)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Interrompue par le répondant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Interrompue pour une autre raison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On va discuter ces modalités ensemble et si il faut supprimer d autre on le fera.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a cause de l éthique de l étude, laisser  ces modalités n est pas mauvais et aussi a cause de la reproductibilité plutard.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 de l’arrêt, posée seulement si le statut est 2, 3 ou 4 : ( Alternative on peut toute fois ne pas propose ces options donc c est a discuter).</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Répondant occupé ou manque de temps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Répondant fatigué</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Refus de poursuivre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Événement dans le ménage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Problème technique (tablette, batterie)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Insécurité ou météo</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Autre, à préciser</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Ne sait pas</w:t>
      </w:r>
    </w:p>
  </w:comment>
  <w:comment w:author="Miguel Allosse" w:id="18" w:date="2026-10-14T15:26:02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cette communauté » n’est pas défini. Selon l’enquêteur, cela peut vouloir dire le village, le quartier ou l’arrondissement. c est pas clair: on va donc etre plus precis.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 de correction: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cette communauté » : à définir dans le manuel de l’enquêteur. Je suggère « votre village ou votre quartier ».</w:t>
      </w:r>
    </w:p>
  </w:comment>
  <w:comment w:author="Miguel Allosse" w:id="16" w:date="2026-10-14T14:51:43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problème a ce niveau:</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Q10.1 et Q10.2 ont deux modalités presque identiques.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 « acceptable / normal » et le code 3 « cela ne leur poserait pas de problème » veulent presque dire la même chose. et cela peut prêté a confusion pour le répondant et même l agent enquêteur.</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répondant ne saura pas lequel choisir, et l’analyse ne pourra pas les distinguer.</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Propositions de correction: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Q10.1 et Q10.2 : une seule échelle, de la plus favorable à la plus défavorable.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Ils penseraient que c’est une bonne chose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Ils penseraient que c’est acceptable ou normal</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Ils n’y prêteraient pas attention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Certaines personnes n’approuveraient pas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 nombreuses personnes n’approuveraient pas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Refus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Ne sait pas</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ai garde les cinq niveaux de l’original. Le code 3 est reformulé en « indifférence », pour qu’il ne recoupe plus le code 2.</w:t>
      </w:r>
    </w:p>
  </w:comment>
  <w:comment w:author="Miguel Allosse" w:id="19" w:date="2026-10-14T15:12:39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problème a ce niveau.</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Q10.3 parle de « garçons de cet âge » sans dire de quel âge.( même si il s agit l âge de la fille principale soyons précis).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propsose: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Q10.3 : « …les garçons de l’âge de la fille principale… », avec 96 ajouté.</w:t>
      </w:r>
    </w:p>
  </w:comment>
  <w:comment w:author="Léonie Koumassa" w:id="0" w:date="2026-10-15T14:19:18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Garder la question et programmer en conséquence de la question sur le lien avec la fille principale. Ne pas activer si c'est deja le repondant qui est la mère</w:t>
      </w:r>
    </w:p>
  </w:comment>
  <w:comment w:author="Léonie Koumassa" w:id="12" w:date="2026-10-13T11:31:24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toutes ces questions, es ce qu'on dit de sa fille ou bien des filles en général</w:t>
      </w:r>
    </w:p>
  </w:comment>
  <w:comment w:author="Miguel Allosse" w:id="17" w:date="2026-10-14T15:06:23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problème a ce niveau:</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Q10.2 suppose que la fille a une sœur. « Afin que sa sœur ait plus de temps pour étudier » ne convient pas si le garçon n’a pas de sœur dans le ménage.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Poposition de reformulation: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Q10.2 reformulée : « …afin qu’une fille du ménage ait plus de temps pour étudier… ». Elle ne suppose plus de sœur.</w:t>
      </w:r>
    </w:p>
  </w:comment>
  <w:comment w:author="Léonie Koumassa" w:id="1" w:date="2026-10-15T15:38:41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remplacer 10 par 98</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